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5C3C" w14:textId="77777777" w:rsidR="00CD5704" w:rsidRDefault="00F36159">
      <w:pPr>
        <w:spacing w:after="211" w:line="259" w:lineRule="auto"/>
        <w:ind w:left="0" w:right="0" w:firstLine="0"/>
      </w:pPr>
      <w:r>
        <w:t xml:space="preserve"> </w:t>
      </w:r>
    </w:p>
    <w:p w14:paraId="156119FB" w14:textId="77777777" w:rsidR="00CD5704" w:rsidRDefault="00F36159">
      <w:pPr>
        <w:spacing w:after="176" w:line="259" w:lineRule="auto"/>
        <w:ind w:left="216" w:right="0" w:firstLine="0"/>
      </w:pPr>
      <w:r>
        <w:rPr>
          <w:b/>
          <w:sz w:val="36"/>
        </w:rPr>
        <w:t xml:space="preserve">Process Model of the Pre-1937 Seattle Gas Works Coal Gasification </w:t>
      </w:r>
    </w:p>
    <w:p w14:paraId="492E5DCB" w14:textId="77777777" w:rsidR="00CD5704" w:rsidRDefault="00F36159">
      <w:pPr>
        <w:spacing w:after="214" w:line="259" w:lineRule="auto"/>
        <w:ind w:left="0" w:right="508" w:firstLine="0"/>
        <w:jc w:val="center"/>
      </w:pPr>
      <w:r>
        <w:rPr>
          <w:b/>
          <w:sz w:val="36"/>
        </w:rPr>
        <w:t>Plant</w:t>
      </w:r>
      <w:r>
        <w:t xml:space="preserve"> </w:t>
      </w:r>
    </w:p>
    <w:p w14:paraId="12D103A6" w14:textId="77777777" w:rsidR="00CD5704" w:rsidRDefault="00F36159">
      <w:pPr>
        <w:spacing w:after="1893" w:line="259" w:lineRule="auto"/>
        <w:ind w:left="0" w:right="512" w:firstLine="0"/>
        <w:jc w:val="center"/>
      </w:pPr>
      <w:r>
        <w:rPr>
          <w:b/>
          <w:sz w:val="28"/>
        </w:rPr>
        <w:t>(Lake Station Baseline for Apple-Pomace-to-Ethanol Retrofit)</w:t>
      </w:r>
      <w:r>
        <w:t xml:space="preserve"> </w:t>
      </w:r>
    </w:p>
    <w:p w14:paraId="7785B50B" w14:textId="77777777" w:rsidR="00CD5704" w:rsidRDefault="00F36159">
      <w:pPr>
        <w:spacing w:after="0" w:line="259" w:lineRule="auto"/>
        <w:ind w:left="0" w:right="0" w:firstLine="0"/>
      </w:pPr>
      <w:r>
        <w:t xml:space="preserve"> </w:t>
      </w:r>
    </w:p>
    <w:p w14:paraId="5F7F5A9C" w14:textId="77777777" w:rsidR="00CD5704" w:rsidRDefault="00F36159">
      <w:pPr>
        <w:spacing w:after="124" w:line="249" w:lineRule="auto"/>
        <w:ind w:left="456" w:right="957"/>
        <w:jc w:val="center"/>
      </w:pPr>
      <w:r>
        <w:t xml:space="preserve">Mark Heien </w:t>
      </w:r>
    </w:p>
    <w:p w14:paraId="33C3F700" w14:textId="77777777" w:rsidR="00CD5704" w:rsidRDefault="00F36159">
      <w:pPr>
        <w:spacing w:after="124" w:line="249" w:lineRule="auto"/>
        <w:ind w:left="456" w:right="960"/>
        <w:jc w:val="center"/>
      </w:pPr>
      <w:r>
        <w:t xml:space="preserve">CHEME 486 Process Design II — Spring 2026 </w:t>
      </w:r>
    </w:p>
    <w:p w14:paraId="7FE79D27" w14:textId="77777777" w:rsidR="00CD5704" w:rsidRDefault="00F36159">
      <w:pPr>
        <w:spacing w:after="124" w:line="249" w:lineRule="auto"/>
        <w:ind w:left="456" w:right="957"/>
        <w:jc w:val="center"/>
      </w:pPr>
      <w:r>
        <w:t xml:space="preserve">Professor Dr. Julie Rorrer </w:t>
      </w:r>
    </w:p>
    <w:p w14:paraId="7384DF6B" w14:textId="77777777" w:rsidR="00CD5704" w:rsidRDefault="00F36159">
      <w:pPr>
        <w:spacing w:after="124" w:line="249" w:lineRule="auto"/>
        <w:ind w:left="456" w:right="960"/>
        <w:jc w:val="center"/>
      </w:pPr>
      <w:r>
        <w:t xml:space="preserve">Department of Chemical Engineering </w:t>
      </w:r>
    </w:p>
    <w:p w14:paraId="4B7C0E9F" w14:textId="77777777" w:rsidR="00CD5704" w:rsidRDefault="00F36159">
      <w:pPr>
        <w:spacing w:after="1325" w:line="249" w:lineRule="auto"/>
        <w:ind w:left="456" w:right="958"/>
        <w:jc w:val="center"/>
      </w:pPr>
      <w:r>
        <w:t xml:space="preserve">University of Washington </w:t>
      </w:r>
    </w:p>
    <w:p w14:paraId="7149C240" w14:textId="77777777" w:rsidR="00CD5704" w:rsidRDefault="00F36159">
      <w:pPr>
        <w:spacing w:after="0" w:line="259" w:lineRule="auto"/>
        <w:ind w:left="0" w:right="0" w:firstLine="0"/>
      </w:pPr>
      <w:r>
        <w:t xml:space="preserve"> </w:t>
      </w:r>
    </w:p>
    <w:p w14:paraId="35ADFEF2" w14:textId="77777777" w:rsidR="00CD5704" w:rsidRDefault="00F36159">
      <w:pPr>
        <w:spacing w:after="124" w:line="249" w:lineRule="auto"/>
        <w:ind w:left="456" w:right="955"/>
        <w:jc w:val="center"/>
      </w:pPr>
      <w:r>
        <w:t xml:space="preserve">May 1, 2026 </w:t>
      </w:r>
    </w:p>
    <w:p w14:paraId="6F1A60C1" w14:textId="77777777" w:rsidR="00CD5704" w:rsidRDefault="00F36159">
      <w:pPr>
        <w:spacing w:after="115" w:line="259" w:lineRule="auto"/>
        <w:ind w:left="0" w:right="449" w:firstLine="0"/>
        <w:jc w:val="center"/>
      </w:pPr>
      <w:r>
        <w:t xml:space="preserve"> </w:t>
      </w:r>
    </w:p>
    <w:p w14:paraId="61FEB9F5" w14:textId="77777777" w:rsidR="00CD5704" w:rsidRDefault="00F36159">
      <w:pPr>
        <w:spacing w:after="112" w:line="259" w:lineRule="auto"/>
        <w:ind w:left="0" w:right="449" w:firstLine="0"/>
        <w:jc w:val="center"/>
      </w:pPr>
      <w:r>
        <w:t xml:space="preserve"> </w:t>
      </w:r>
    </w:p>
    <w:p w14:paraId="0430D0F0" w14:textId="77777777" w:rsidR="00CD5704" w:rsidRDefault="00F36159">
      <w:pPr>
        <w:spacing w:after="115" w:line="259" w:lineRule="auto"/>
        <w:ind w:left="0" w:right="449" w:firstLine="0"/>
        <w:jc w:val="center"/>
      </w:pPr>
      <w:r>
        <w:t xml:space="preserve"> </w:t>
      </w:r>
    </w:p>
    <w:p w14:paraId="5FCC2E00" w14:textId="77777777" w:rsidR="00CD5704" w:rsidRDefault="00F36159">
      <w:pPr>
        <w:spacing w:after="112" w:line="259" w:lineRule="auto"/>
        <w:ind w:left="0" w:right="449" w:firstLine="0"/>
        <w:jc w:val="center"/>
      </w:pPr>
      <w:r>
        <w:t xml:space="preserve"> </w:t>
      </w:r>
    </w:p>
    <w:p w14:paraId="370D9349" w14:textId="77777777" w:rsidR="00CD5704" w:rsidRDefault="00F36159">
      <w:pPr>
        <w:spacing w:after="189" w:line="259" w:lineRule="auto"/>
        <w:ind w:left="0" w:right="449" w:firstLine="0"/>
        <w:jc w:val="center"/>
      </w:pPr>
      <w:r>
        <w:t xml:space="preserve"> </w:t>
      </w:r>
    </w:p>
    <w:p w14:paraId="1ED836D5" w14:textId="77777777" w:rsidR="00CD5704" w:rsidRDefault="00F36159">
      <w:pPr>
        <w:spacing w:after="0" w:line="358" w:lineRule="auto"/>
        <w:ind w:left="0" w:right="11231" w:firstLine="0"/>
      </w:pPr>
      <w:r>
        <w:rPr>
          <w:b/>
          <w:sz w:val="32"/>
        </w:rPr>
        <w:t xml:space="preserve">  </w:t>
      </w:r>
    </w:p>
    <w:p w14:paraId="39B0F4E6" w14:textId="77777777" w:rsidR="00F33996" w:rsidRDefault="00F33996">
      <w:pPr>
        <w:spacing w:after="160" w:line="278" w:lineRule="auto"/>
        <w:ind w:left="0" w:right="0" w:firstLine="0"/>
        <w:rPr>
          <w:b/>
          <w:sz w:val="32"/>
        </w:rPr>
      </w:pPr>
      <w:r>
        <w:br w:type="page"/>
      </w:r>
    </w:p>
    <w:p w14:paraId="67BC3EA7" w14:textId="71112478" w:rsidR="00CD5704" w:rsidRDefault="00F36159">
      <w:pPr>
        <w:pStyle w:val="Heading1"/>
        <w:numPr>
          <w:ilvl w:val="0"/>
          <w:numId w:val="0"/>
        </w:numPr>
        <w:spacing w:after="79"/>
        <w:ind w:left="-5"/>
      </w:pPr>
      <w:r>
        <w:lastRenderedPageBreak/>
        <w:t xml:space="preserve">Self-Reflection </w:t>
      </w:r>
    </w:p>
    <w:p w14:paraId="3BBC6C21" w14:textId="77777777" w:rsidR="00CD5704" w:rsidRDefault="00F36159">
      <w:pPr>
        <w:spacing w:after="112" w:line="259" w:lineRule="auto"/>
        <w:ind w:left="0" w:right="0" w:firstLine="0"/>
      </w:pPr>
      <w:r>
        <w:t xml:space="preserve"> </w:t>
      </w:r>
    </w:p>
    <w:p w14:paraId="468CF133" w14:textId="77777777" w:rsidR="00CD5704" w:rsidRDefault="00F36159">
      <w:pPr>
        <w:spacing w:after="1" w:line="357" w:lineRule="auto"/>
        <w:ind w:left="-5"/>
      </w:pPr>
      <w:r>
        <w:t xml:space="preserve">This assignment taught me that the hardest part of a process model is often not Aspen itself. Instead, it defines a defensible design basis before opening the software.  I had to decide on the historical operating era, the standard gas basis, the model boundary, and how to represent a cyclical water-gas machine in a steady state calculation.  Once those decisions were locked, the steam table and mass balance became much more coherent. The most challenging Aspen step was the non-conventional coal workflow. I had to use COAL as a non-conventional solid, enter proximate, ultimate, and sulfur analyses, decompose the coal with RYIELD, and then send only conventional components to RGIBBS. The photos from my Aspen Plus V14 build were useful. They forced me to align the written report with what I actually built: a core gasifier model using 7,100 kg/h coal, 9,000 kg/h steam, a MIXCINC stream class, PR-BM properties, HCOALGEN/DCOALIGT non-conventional property models, and an RGIBBS block at about 1050 °C and 1.1 bar. I corrected the report to make that boundary explicit. I wanted to avoid overstating the Aspen model as a full cleanup-train simulation. </w:t>
      </w:r>
    </w:p>
    <w:p w14:paraId="280E08BF" w14:textId="77777777" w:rsidR="00CD5704" w:rsidRDefault="00F36159">
      <w:pPr>
        <w:spacing w:after="0" w:line="357" w:lineRule="auto"/>
        <w:ind w:left="-5"/>
      </w:pPr>
      <w:r>
        <w:t xml:space="preserve">The information that was hardest to find was plant-specific yield data for the Seattle Gas Works retorts, coke ovens, tar recovery, ammonia liquor, and dry-box purifier wastes. The F.H. 6545 appraisal provided the strongest historical equipment basis. However, it did not include all the yields needed for a modern stream table. </w:t>
      </w:r>
    </w:p>
    <w:p w14:paraId="3D724B59" w14:textId="77777777" w:rsidR="00CD5704" w:rsidRDefault="00F36159">
      <w:pPr>
        <w:spacing w:after="0" w:line="358" w:lineRule="auto"/>
        <w:ind w:left="-5"/>
      </w:pPr>
      <w:r>
        <w:t xml:space="preserve">Higman and van der Burgt were the most useful for gasification chemistry and steady-state assumptions. Murphy et al. were the most useful for manufactured-gas residuals such as tar, ammoniacal liquor, and spent purifier material. The apple-pomace papers became important mainly for explaining the reason this coal baseline is relevant to Report #3. </w:t>
      </w:r>
    </w:p>
    <w:p w14:paraId="64C16581" w14:textId="77777777" w:rsidR="00CD5704" w:rsidRDefault="00F36159">
      <w:pPr>
        <w:spacing w:after="0" w:line="357" w:lineRule="auto"/>
        <w:ind w:left="-5"/>
      </w:pPr>
      <w:r>
        <w:t xml:space="preserve">A short class example on Aspen non-conventional solids, especially using RYIELD to RGIBBS, would have saved me several hours. I used Excel for balance checks. I used draw.io and Python for diagrams. Zotero helped me prepare ACS-style references. Editing support also improved clarity and steadiness. Overall, the biggest lesson was that Aspen is not a black box. It is an accounting system for assumptions, and weak assumptions show up quickly in the stream table. </w:t>
      </w:r>
    </w:p>
    <w:p w14:paraId="6A5FED56" w14:textId="77777777" w:rsidR="00CD5704" w:rsidRDefault="00F36159">
      <w:pPr>
        <w:spacing w:after="145" w:line="259" w:lineRule="auto"/>
        <w:ind w:left="0" w:right="0" w:firstLine="0"/>
      </w:pPr>
      <w:r>
        <w:t xml:space="preserve"> </w:t>
      </w:r>
    </w:p>
    <w:p w14:paraId="7D20F686" w14:textId="77777777" w:rsidR="00CD5704" w:rsidRDefault="00F36159">
      <w:pPr>
        <w:spacing w:after="0" w:line="259" w:lineRule="auto"/>
        <w:ind w:left="0" w:right="0" w:firstLine="0"/>
      </w:pPr>
      <w:r>
        <w:t xml:space="preserve"> </w:t>
      </w:r>
      <w:r>
        <w:tab/>
        <w:t xml:space="preserve"> </w:t>
      </w:r>
    </w:p>
    <w:p w14:paraId="11129951" w14:textId="77777777" w:rsidR="00981471" w:rsidRDefault="00981471">
      <w:pPr>
        <w:spacing w:after="160" w:line="278" w:lineRule="auto"/>
        <w:ind w:left="0" w:right="0" w:firstLine="0"/>
        <w:rPr>
          <w:b/>
          <w:sz w:val="32"/>
        </w:rPr>
      </w:pPr>
      <w:r>
        <w:br w:type="page"/>
      </w:r>
    </w:p>
    <w:p w14:paraId="749E5D4D" w14:textId="6E0D58BF" w:rsidR="00CD5704" w:rsidRDefault="00F36159">
      <w:pPr>
        <w:pStyle w:val="Heading1"/>
        <w:numPr>
          <w:ilvl w:val="0"/>
          <w:numId w:val="0"/>
        </w:numPr>
        <w:ind w:left="-5"/>
      </w:pPr>
      <w:commentRangeStart w:id="0"/>
      <w:r>
        <w:lastRenderedPageBreak/>
        <w:t xml:space="preserve">Table of Contents </w:t>
      </w:r>
      <w:commentRangeEnd w:id="0"/>
      <w:r w:rsidR="00FF5601">
        <w:rPr>
          <w:rStyle w:val="CommentReference"/>
          <w:sz w:val="32"/>
          <w:szCs w:val="24"/>
        </w:rPr>
        <w:commentReference w:id="0"/>
      </w:r>
    </w:p>
    <w:p w14:paraId="7A6E3F17" w14:textId="77777777" w:rsidR="00CD5704" w:rsidRDefault="00F36159">
      <w:pPr>
        <w:numPr>
          <w:ilvl w:val="0"/>
          <w:numId w:val="1"/>
        </w:numPr>
        <w:ind w:hanging="240"/>
      </w:pPr>
      <w:r>
        <w:t xml:space="preserve">Process Motivation and Introduction </w:t>
      </w:r>
    </w:p>
    <w:p w14:paraId="727759C0" w14:textId="77777777" w:rsidR="00CD5704" w:rsidRDefault="00F36159">
      <w:pPr>
        <w:numPr>
          <w:ilvl w:val="0"/>
          <w:numId w:val="1"/>
        </w:numPr>
        <w:ind w:hanging="240"/>
      </w:pPr>
      <w:r>
        <w:t xml:space="preserve">Design Basis, Scope, and Major Assumptions </w:t>
      </w:r>
    </w:p>
    <w:p w14:paraId="67BB1974" w14:textId="77777777" w:rsidR="00CD5704" w:rsidRDefault="00F36159">
      <w:pPr>
        <w:numPr>
          <w:ilvl w:val="0"/>
          <w:numId w:val="1"/>
        </w:numPr>
        <w:ind w:hanging="240"/>
      </w:pPr>
      <w:r>
        <w:t xml:space="preserve">Process Description, Reaction Chemistry, and Thermodynamics </w:t>
      </w:r>
    </w:p>
    <w:p w14:paraId="0FCC56FA" w14:textId="77777777" w:rsidR="00CD5704" w:rsidRDefault="00F36159">
      <w:pPr>
        <w:numPr>
          <w:ilvl w:val="0"/>
          <w:numId w:val="1"/>
        </w:numPr>
        <w:ind w:hanging="240"/>
      </w:pPr>
      <w:r>
        <w:t xml:space="preserve">Block Flow Diagram </w:t>
      </w:r>
    </w:p>
    <w:p w14:paraId="2D317483" w14:textId="77777777" w:rsidR="00CD5704" w:rsidRDefault="00F36159">
      <w:pPr>
        <w:numPr>
          <w:ilvl w:val="0"/>
          <w:numId w:val="1"/>
        </w:numPr>
        <w:ind w:hanging="240"/>
      </w:pPr>
      <w:r>
        <w:t xml:space="preserve">Process Flow Diagram and Aspen Plus V14 Model </w:t>
      </w:r>
    </w:p>
    <w:p w14:paraId="5D4F8833" w14:textId="77777777" w:rsidR="00CD5704" w:rsidRDefault="00F36159">
      <w:pPr>
        <w:numPr>
          <w:ilvl w:val="0"/>
          <w:numId w:val="1"/>
        </w:numPr>
        <w:ind w:hanging="240"/>
      </w:pPr>
      <w:r>
        <w:t xml:space="preserve">Stream Tables and Mass/Energy Balances </w:t>
      </w:r>
    </w:p>
    <w:p w14:paraId="4F28F8B9" w14:textId="77777777" w:rsidR="00CD5704" w:rsidRDefault="00F36159">
      <w:pPr>
        <w:numPr>
          <w:ilvl w:val="0"/>
          <w:numId w:val="1"/>
        </w:numPr>
        <w:ind w:hanging="240"/>
      </w:pPr>
      <w:r>
        <w:t xml:space="preserve">Major Equipment Specification and Sizing </w:t>
      </w:r>
    </w:p>
    <w:p w14:paraId="71DAB622" w14:textId="77777777" w:rsidR="00CD5704" w:rsidRDefault="00F36159">
      <w:pPr>
        <w:numPr>
          <w:ilvl w:val="0"/>
          <w:numId w:val="1"/>
        </w:numPr>
        <w:ind w:hanging="240"/>
      </w:pPr>
      <w:r>
        <w:t xml:space="preserve">Bridge to Report #3: Apple-Pomace-to-Ethanol Retrofit </w:t>
      </w:r>
    </w:p>
    <w:p w14:paraId="6E8A29E3" w14:textId="77777777" w:rsidR="00CD5704" w:rsidRDefault="00F36159">
      <w:pPr>
        <w:numPr>
          <w:ilvl w:val="0"/>
          <w:numId w:val="1"/>
        </w:numPr>
        <w:ind w:hanging="240"/>
      </w:pPr>
      <w:r>
        <w:t xml:space="preserve">References </w:t>
      </w:r>
    </w:p>
    <w:p w14:paraId="4575ED44" w14:textId="77777777" w:rsidR="00CD5704" w:rsidRDefault="00F36159">
      <w:pPr>
        <w:ind w:left="-5"/>
      </w:pPr>
      <w:r>
        <w:t xml:space="preserve">Appendix A. Aspen Plus V14 Build Record from Uploaded Photos </w:t>
      </w:r>
    </w:p>
    <w:p w14:paraId="581C10A9" w14:textId="77777777" w:rsidR="00CD5704" w:rsidRDefault="00F36159">
      <w:pPr>
        <w:spacing w:after="421"/>
        <w:ind w:left="-5"/>
      </w:pPr>
      <w:r>
        <w:t xml:space="preserve">Appendix B. Rubric Crosswalk and Assumption Audit </w:t>
      </w:r>
    </w:p>
    <w:p w14:paraId="47B7FDC2" w14:textId="77777777" w:rsidR="00CD5704" w:rsidRDefault="00F36159">
      <w:pPr>
        <w:pStyle w:val="Heading1"/>
        <w:numPr>
          <w:ilvl w:val="0"/>
          <w:numId w:val="0"/>
        </w:numPr>
        <w:ind w:left="-5"/>
      </w:pPr>
      <w:r>
        <w:t xml:space="preserve">Table of Figures </w:t>
      </w:r>
    </w:p>
    <w:p w14:paraId="788ED78F" w14:textId="77777777" w:rsidR="00CD5704" w:rsidRDefault="00F36159">
      <w:pPr>
        <w:ind w:left="-5"/>
      </w:pPr>
      <w:r>
        <w:t xml:space="preserve">Figure 1. Block flow diagram of the pre-1937 coal-gas baseline. </w:t>
      </w:r>
    </w:p>
    <w:p w14:paraId="1AF09238" w14:textId="77777777" w:rsidR="00CD5704" w:rsidRDefault="00F36159">
      <w:pPr>
        <w:ind w:left="-5"/>
      </w:pPr>
      <w:r>
        <w:t xml:space="preserve">Figure 2. Process flow diagram of the Aspen Plus V14 core model with cleanup allocation. </w:t>
      </w:r>
    </w:p>
    <w:p w14:paraId="1A263F32" w14:textId="77777777" w:rsidR="00CD5704" w:rsidRDefault="00F36159">
      <w:pPr>
        <w:ind w:left="-5"/>
      </w:pPr>
      <w:r>
        <w:t xml:space="preserve">Figure A1. Aspen Plus V14 stream-results screenshot verifying the gasifier-core stream basis. </w:t>
      </w:r>
    </w:p>
    <w:p w14:paraId="48531444" w14:textId="77777777" w:rsidR="00CD5704" w:rsidRDefault="00F36159">
      <w:pPr>
        <w:ind w:left="-5"/>
      </w:pPr>
      <w:r>
        <w:t xml:space="preserve">Figure A2. Contact sheet of Aspen Plus V14 build/process photos, part 1. </w:t>
      </w:r>
    </w:p>
    <w:p w14:paraId="363D49E6" w14:textId="77777777" w:rsidR="00CD5704" w:rsidRDefault="00F36159">
      <w:pPr>
        <w:spacing w:after="423"/>
        <w:ind w:left="-5"/>
      </w:pPr>
      <w:r>
        <w:t xml:space="preserve">Figure A3. Contact sheet of Aspen Plus V14 build/process photos, part 2. </w:t>
      </w:r>
    </w:p>
    <w:p w14:paraId="6848C42F" w14:textId="77777777" w:rsidR="00CD5704" w:rsidRDefault="00F36159">
      <w:pPr>
        <w:pStyle w:val="Heading1"/>
        <w:numPr>
          <w:ilvl w:val="0"/>
          <w:numId w:val="0"/>
        </w:numPr>
        <w:ind w:left="-5"/>
      </w:pPr>
      <w:r>
        <w:t xml:space="preserve">Table of Tables </w:t>
      </w:r>
    </w:p>
    <w:p w14:paraId="4A9B31CA" w14:textId="77777777" w:rsidR="00CD5704" w:rsidRDefault="00F36159">
      <w:pPr>
        <w:ind w:left="-5"/>
      </w:pPr>
      <w:r>
        <w:t xml:space="preserve">Table 1. Product design basis and target conversion. </w:t>
      </w:r>
    </w:p>
    <w:p w14:paraId="3ED1EFBE" w14:textId="77777777" w:rsidR="00CD5704" w:rsidRDefault="00F36159">
      <w:pPr>
        <w:ind w:left="-5"/>
      </w:pPr>
      <w:r>
        <w:t xml:space="preserve">Table 2. Coal characterization and non-conventional Aspen input basis. </w:t>
      </w:r>
    </w:p>
    <w:p w14:paraId="16E7324E" w14:textId="77777777" w:rsidR="00CD5704" w:rsidRDefault="00F36159">
      <w:pPr>
        <w:ind w:left="-5"/>
      </w:pPr>
      <w:r>
        <w:t xml:space="preserve">Table 3. Gasification reactions and standard enthalpies. </w:t>
      </w:r>
    </w:p>
    <w:p w14:paraId="3E818B7D" w14:textId="77777777" w:rsidR="00CD5704" w:rsidRDefault="00F36159">
      <w:pPr>
        <w:ind w:left="-5"/>
      </w:pPr>
      <w:r>
        <w:t xml:space="preserve">Table 4. Main stream table and property basis. </w:t>
      </w:r>
    </w:p>
    <w:p w14:paraId="0AD11A3F" w14:textId="77777777" w:rsidR="00CD5704" w:rsidRDefault="00F36159">
      <w:pPr>
        <w:ind w:left="-5"/>
      </w:pPr>
      <w:r>
        <w:t xml:space="preserve">Table 5a. Gas-phase and water pseudo-component allocation used for mass closure. </w:t>
      </w:r>
    </w:p>
    <w:p w14:paraId="12E8A294" w14:textId="77777777" w:rsidR="00CD5704" w:rsidRDefault="00F36159">
      <w:pPr>
        <w:ind w:left="-5"/>
      </w:pPr>
      <w:r>
        <w:t xml:space="preserve">Table 5b. Solid, liquid, and contaminant pseudo-component allocation used for mass closure. </w:t>
      </w:r>
    </w:p>
    <w:p w14:paraId="01B1CA62" w14:textId="77777777" w:rsidR="00CD5704" w:rsidRDefault="00F36159">
      <w:pPr>
        <w:ind w:left="-5"/>
      </w:pPr>
      <w:r>
        <w:t xml:space="preserve">Table 6. Mass-balance closure summary. </w:t>
      </w:r>
    </w:p>
    <w:p w14:paraId="1CADB113" w14:textId="77777777" w:rsidR="00CD5704" w:rsidRDefault="00F36159">
      <w:pPr>
        <w:ind w:left="-5"/>
      </w:pPr>
      <w:r>
        <w:t xml:space="preserve">Table 7. Energy-balance closure summary. </w:t>
      </w:r>
    </w:p>
    <w:p w14:paraId="4E6EE478" w14:textId="77777777" w:rsidR="00CD5704" w:rsidRDefault="00F36159">
      <w:pPr>
        <w:ind w:left="-5"/>
      </w:pPr>
      <w:r>
        <w:t xml:space="preserve">Table 8. Major equipment inventory and sizing basis. </w:t>
      </w:r>
    </w:p>
    <w:p w14:paraId="0F3FB3C7" w14:textId="77777777" w:rsidR="00CD5704" w:rsidRDefault="00F36159">
      <w:pPr>
        <w:ind w:left="-5"/>
      </w:pPr>
      <w:r>
        <w:t xml:space="preserve">Table B1. Rubric crosswalk. </w:t>
      </w:r>
    </w:p>
    <w:p w14:paraId="19E08727" w14:textId="77777777" w:rsidR="00CD5704" w:rsidRDefault="00F36159">
      <w:pPr>
        <w:spacing w:after="0" w:line="259" w:lineRule="auto"/>
        <w:ind w:left="0" w:right="0" w:firstLine="0"/>
      </w:pPr>
      <w:r>
        <w:t xml:space="preserve"> </w:t>
      </w:r>
    </w:p>
    <w:p w14:paraId="55AD9CF0" w14:textId="77777777" w:rsidR="00CD5704" w:rsidRDefault="00F36159">
      <w:pPr>
        <w:pStyle w:val="Heading1"/>
        <w:spacing w:after="14"/>
        <w:ind w:left="304" w:hanging="319"/>
      </w:pPr>
      <w:r>
        <w:lastRenderedPageBreak/>
        <w:t xml:space="preserve">Process Motivation and Introduction </w:t>
      </w:r>
    </w:p>
    <w:p w14:paraId="006A7EC1" w14:textId="77777777" w:rsidR="00CD5704" w:rsidRDefault="00F36159">
      <w:pPr>
        <w:spacing w:after="115" w:line="259" w:lineRule="auto"/>
        <w:ind w:left="0" w:right="0" w:firstLine="0"/>
      </w:pPr>
      <w:r>
        <w:t xml:space="preserve"> </w:t>
      </w:r>
    </w:p>
    <w:p w14:paraId="108D643E" w14:textId="77777777" w:rsidR="00CD5704" w:rsidRDefault="00F36159">
      <w:pPr>
        <w:spacing w:after="0" w:line="357" w:lineRule="auto"/>
        <w:ind w:left="-5"/>
      </w:pPr>
      <w:r>
        <w:t xml:space="preserve">The purpose of this report is to build a defensible process model of the coal-gasification baseline that existed before any renewable-feedstock retrofit is applied to the Seattle Gas Works concept. The CHEME 486 Report #2 assignment requires either coal/steam or oil gasification. There is a target of 170,000 m³/day of city gas, a working Aspen model for part or all of the plant, specified major equipment, utilities, and fuel streams, and mass and energy balances that close to within 2% and 5%, respectively. </w:t>
      </w:r>
    </w:p>
    <w:p w14:paraId="1B4B65DC" w14:textId="77777777" w:rsidR="00CD5704" w:rsidRDefault="00F36159">
      <w:pPr>
        <w:spacing w:after="2" w:line="357" w:lineRule="auto"/>
        <w:ind w:left="-5"/>
      </w:pPr>
      <w:r>
        <w:t xml:space="preserve">I selected the pre-1937 Lake Station coal-gas era rather than the later oil-gas era because it is the best match for the coal gasification assignment and because the historical record provides a stronger basis for retorts, coke ovens, water-gas machines, gas holders, and a cleanup unit. </w:t>
      </w:r>
    </w:p>
    <w:p w14:paraId="368F64E7" w14:textId="3A0D271D" w:rsidR="00CD5704" w:rsidRDefault="00F36159">
      <w:pPr>
        <w:spacing w:after="2" w:line="357" w:lineRule="auto"/>
        <w:ind w:left="-5"/>
      </w:pPr>
      <w:r>
        <w:t>The baseline model is necessary because Report #3 will replace the coal-fed front end with an apple pomace-to</w:t>
      </w:r>
      <w:r w:rsidR="007739A4">
        <w:t>-</w:t>
      </w:r>
      <w:r>
        <w:t xml:space="preserve">ethanol process. Without a quantified baseline, the retrofit cannot be judged on equal footing with respect to material intensity, energy demand, waste generation, equipment reuse, or environmental benefit. The baseline, therefore, functions as the engineering anchor: it defines what must be displaced, reused, or intentionally abandoned in the future retrofit. </w:t>
      </w:r>
    </w:p>
    <w:p w14:paraId="361EC80D" w14:textId="77777777" w:rsidR="00CD5704" w:rsidRDefault="00F36159">
      <w:pPr>
        <w:spacing w:after="29" w:line="359" w:lineRule="auto"/>
        <w:ind w:left="-5" w:right="411"/>
      </w:pPr>
      <w:r>
        <w:t xml:space="preserve">City gas is represented as a low-heating-value manufactured gas. It is dominated by H₂, CO, and CO₂, with minor CH₄ and N₂ retained because historical coal gas and water gas were not pure ternary mixtures. At the assigned production rate, 170,000 </w:t>
      </w:r>
      <w:del w:id="1" w:author="Krista Phommatha" w:date="2026-05-06T12:58:00Z" w16du:dateUtc="2026-05-06T19:58:00Z">
        <w:r w:rsidDel="005C36D0">
          <w:delText>N</w:delText>
        </w:r>
      </w:del>
      <w:r>
        <w:t xml:space="preserve">m³/day equals 7,083 </w:t>
      </w:r>
      <w:del w:id="2" w:author="Krista Phommatha" w:date="2026-05-06T12:59:00Z" w16du:dateUtc="2026-05-06T19:59:00Z">
        <w:r w:rsidDel="005865CE">
          <w:delText>N</w:delText>
        </w:r>
      </w:del>
      <w:r>
        <w:t xml:space="preserve">m³/h or 316.0 kmol/h at </w:t>
      </w:r>
      <w:commentRangeStart w:id="3"/>
      <w:commentRangeStart w:id="4"/>
      <w:r>
        <w:t xml:space="preserve">0 °C </w:t>
      </w:r>
      <w:commentRangeEnd w:id="3"/>
      <w:r w:rsidR="005865CE">
        <w:rPr>
          <w:rStyle w:val="CommentReference"/>
          <w:sz w:val="24"/>
          <w:szCs w:val="24"/>
        </w:rPr>
        <w:commentReference w:id="3"/>
      </w:r>
      <w:commentRangeEnd w:id="4"/>
      <w:r w:rsidR="00122BE5">
        <w:rPr>
          <w:rStyle w:val="CommentReference"/>
          <w:sz w:val="24"/>
          <w:szCs w:val="24"/>
        </w:rPr>
        <w:commentReference w:id="4"/>
      </w:r>
      <w:r>
        <w:t xml:space="preserve">and 1 atm. </w:t>
      </w:r>
      <w:commentRangeStart w:id="5"/>
      <w:commentRangeStart w:id="6"/>
      <w:r>
        <w:t>The selected design composition is 50 mol% H₂, 40 mol% CO, 5 mol% CO₂, 3 mol% CH₄, and 2 mol% N₂</w:t>
      </w:r>
      <w:commentRangeEnd w:id="5"/>
      <w:r w:rsidR="00A036A2">
        <w:rPr>
          <w:rStyle w:val="CommentReference"/>
          <w:sz w:val="24"/>
          <w:szCs w:val="24"/>
        </w:rPr>
        <w:commentReference w:id="5"/>
      </w:r>
      <w:commentRangeEnd w:id="6"/>
      <w:r w:rsidR="009536A4">
        <w:rPr>
          <w:rStyle w:val="CommentReference"/>
          <w:sz w:val="24"/>
          <w:szCs w:val="24"/>
        </w:rPr>
        <w:commentReference w:id="6"/>
      </w:r>
      <w:r>
        <w:t>. This gives an average molecular weight of 15.45 kg/kmol and a product mass rate of 4,884 kg/h.</w:t>
      </w:r>
      <w:r>
        <w:rPr>
          <w:vertAlign w:val="superscript"/>
        </w:rPr>
        <w:t>4</w:t>
      </w:r>
      <w:r>
        <w:t xml:space="preserve"> </w:t>
      </w:r>
    </w:p>
    <w:p w14:paraId="4FC93159" w14:textId="77777777" w:rsidR="00995AD9" w:rsidRDefault="00995AD9">
      <w:pPr>
        <w:spacing w:after="29" w:line="359" w:lineRule="auto"/>
        <w:ind w:left="-5" w:right="411"/>
      </w:pPr>
    </w:p>
    <w:p w14:paraId="3D06E0CD" w14:textId="49700766" w:rsidR="004302C9" w:rsidRDefault="004302C9">
      <w:pPr>
        <w:spacing w:after="29" w:line="359" w:lineRule="auto"/>
        <w:ind w:left="-5" w:right="411"/>
      </w:pPr>
      <w:r>
        <w:t>This is what I should have written…</w:t>
      </w:r>
    </w:p>
    <w:p w14:paraId="12688358" w14:textId="69B5BD01" w:rsidR="00995AD9" w:rsidRDefault="00995AD9">
      <w:pPr>
        <w:spacing w:after="29" w:line="359" w:lineRule="auto"/>
        <w:ind w:left="-5" w:right="411"/>
      </w:pPr>
      <w:r w:rsidRPr="00744971">
        <w:rPr>
          <w:highlight w:val="yellow"/>
        </w:rPr>
        <w:t xml:space="preserve">City gas is </w:t>
      </w:r>
      <w:r w:rsidR="00DE0B34" w:rsidRPr="00744971">
        <w:rPr>
          <w:highlight w:val="yellow"/>
        </w:rPr>
        <w:t>modeled</w:t>
      </w:r>
      <w:r w:rsidRPr="00744971">
        <w:rPr>
          <w:highlight w:val="yellow"/>
        </w:rPr>
        <w:t xml:space="preserve"> as a low-heating-value manufactured gas dominated by H₂, CO, and CO₂, consistent with the assignment definition of city gas. The assignment specifies a production target of 170,000 m³/day; for calculation, this report interprets that target as 170,000 Nm³/day at 0 °C and 1 atm. This normal-volume basis is used only to convert the volumetric production target into a molar-flow target, not to define the actual storage or distribution temperature. Using </w:t>
      </w:r>
      <m:oMath>
        <m:r>
          <w:rPr>
            <w:rFonts w:ascii="Cambria Math" w:hAnsi="Cambria Math"/>
            <w:highlight w:val="yellow"/>
          </w:rPr>
          <m:t>22.414</m:t>
        </m:r>
        <m:r>
          <m:rPr>
            <m:sty m:val="p"/>
          </m:rPr>
          <w:rPr>
            <w:rFonts w:ascii="Cambria Math" w:hAnsi="Cambria Math"/>
            <w:highlight w:val="yellow"/>
          </w:rPr>
          <m:t> </m:t>
        </m:r>
        <m:sSup>
          <m:sSupPr>
            <m:ctrlPr>
              <w:rPr>
                <w:rFonts w:ascii="Cambria Math" w:hAnsi="Cambria Math"/>
                <w:highlight w:val="yellow"/>
              </w:rPr>
            </m:ctrlPr>
          </m:sSupPr>
          <m:e>
            <m:r>
              <m:rPr>
                <m:nor/>
              </m:rPr>
              <w:rPr>
                <w:highlight w:val="yellow"/>
              </w:rPr>
              <m:t>Nm</m:t>
            </m:r>
          </m:e>
          <m:sup>
            <m:r>
              <w:rPr>
                <w:rFonts w:ascii="Cambria Math" w:hAnsi="Cambria Math"/>
                <w:highlight w:val="yellow"/>
              </w:rPr>
              <m:t>3</m:t>
            </m:r>
          </m:sup>
        </m:sSup>
        <m:r>
          <m:rPr>
            <m:sty m:val="p"/>
          </m:rPr>
          <w:rPr>
            <w:rFonts w:ascii="Cambria Math" w:hAnsi="Cambria Math"/>
            <w:highlight w:val="yellow"/>
          </w:rPr>
          <m:t>/</m:t>
        </m:r>
        <m:r>
          <m:rPr>
            <m:nor/>
          </m:rPr>
          <w:rPr>
            <w:highlight w:val="yellow"/>
          </w:rPr>
          <m:t>kmol</m:t>
        </m:r>
      </m:oMath>
      <w:r w:rsidRPr="00744971">
        <w:rPr>
          <w:highlight w:val="yellow"/>
        </w:rPr>
        <w:t xml:space="preserve">, the target becomes </w:t>
      </w:r>
      <m:oMath>
        <m:r>
          <m:rPr>
            <m:sty m:val="p"/>
          </m:rPr>
          <w:rPr>
            <w:rFonts w:ascii="Cambria Math" w:hAnsi="Cambria Math"/>
            <w:highlight w:val="yellow"/>
          </w:rPr>
          <m:t>7,083 </m:t>
        </m:r>
        <m:sSup>
          <m:sSupPr>
            <m:ctrlPr>
              <w:rPr>
                <w:rFonts w:ascii="Cambria Math" w:hAnsi="Cambria Math"/>
                <w:highlight w:val="yellow"/>
              </w:rPr>
            </m:ctrlPr>
          </m:sSupPr>
          <m:e>
            <m:r>
              <m:rPr>
                <m:nor/>
              </m:rPr>
              <w:rPr>
                <w:highlight w:val="yellow"/>
              </w:rPr>
              <m:t>Nm</m:t>
            </m:r>
          </m:e>
          <m:sup>
            <m:r>
              <w:rPr>
                <w:rFonts w:ascii="Cambria Math" w:hAnsi="Cambria Math"/>
                <w:highlight w:val="yellow"/>
              </w:rPr>
              <m:t>3</m:t>
            </m:r>
          </m:sup>
        </m:sSup>
        <m:r>
          <m:rPr>
            <m:sty m:val="p"/>
          </m:rPr>
          <w:rPr>
            <w:rFonts w:ascii="Cambria Math" w:hAnsi="Cambria Math"/>
            <w:highlight w:val="yellow"/>
          </w:rPr>
          <m:t>/</m:t>
        </m:r>
        <m:r>
          <m:rPr>
            <m:nor/>
          </m:rPr>
          <w:rPr>
            <w:highlight w:val="yellow"/>
          </w:rPr>
          <m:t>h</m:t>
        </m:r>
      </m:oMath>
      <w:r w:rsidRPr="00744971">
        <w:rPr>
          <w:highlight w:val="yellow"/>
        </w:rPr>
        <w:t xml:space="preserve">or </w:t>
      </w:r>
      <m:oMath>
        <m:r>
          <w:rPr>
            <w:rFonts w:ascii="Cambria Math" w:hAnsi="Cambria Math"/>
            <w:highlight w:val="yellow"/>
          </w:rPr>
          <m:t>316.0</m:t>
        </m:r>
        <m:r>
          <m:rPr>
            <m:nor/>
          </m:rPr>
          <w:rPr>
            <w:highlight w:val="yellow"/>
          </w:rPr>
          <m:t> kmol/h</m:t>
        </m:r>
      </m:oMath>
      <w:r w:rsidRPr="00744971">
        <w:rPr>
          <w:highlight w:val="yellow"/>
        </w:rPr>
        <w:t>. The selected dry-gas composition is 50 mol% H₂, 40 mol% CO, 5 mol% CO₂, 3 mol% CH₄, and 2 mol% N₂. This composition was chosen as a representative blue-water-gas/city-gas design basis: H₂, CO, and CO₂ are the dominant species required by the assignment, while minor CH₄ and N₂ are retained because real manufactured gas was not a pure ternary mixture. This basis gives an average molecular weight of 15.45 kg/kmol and a product gas mass flow of approximately 4,884 kg/h.</w:t>
      </w:r>
    </w:p>
    <w:p w14:paraId="55ED5983" w14:textId="77777777" w:rsidR="00CD5704" w:rsidRDefault="00F36159">
      <w:pPr>
        <w:spacing w:after="115" w:line="259" w:lineRule="auto"/>
        <w:ind w:left="0" w:right="0" w:firstLine="0"/>
      </w:pPr>
      <w:r>
        <w:t xml:space="preserve"> </w:t>
      </w:r>
    </w:p>
    <w:p w14:paraId="0D8FD8AD" w14:textId="77777777" w:rsidR="00CD5704" w:rsidRDefault="00F36159">
      <w:pPr>
        <w:spacing w:after="10" w:line="249" w:lineRule="auto"/>
        <w:ind w:left="130" w:right="633"/>
        <w:jc w:val="center"/>
      </w:pPr>
      <w:r>
        <w:rPr>
          <w:i/>
        </w:rPr>
        <w:lastRenderedPageBreak/>
        <w:t xml:space="preserve">Table 1. Product design basis and target conversion. </w:t>
      </w:r>
    </w:p>
    <w:p w14:paraId="62780F68" w14:textId="77777777" w:rsidR="00CD5704" w:rsidRDefault="00F36159">
      <w:pPr>
        <w:spacing w:after="0" w:line="259" w:lineRule="auto"/>
        <w:ind w:left="0" w:right="0" w:firstLine="0"/>
      </w:pPr>
      <w:r>
        <w:rPr>
          <w:i/>
          <w:sz w:val="12"/>
        </w:rPr>
        <w:t xml:space="preserve"> </w:t>
      </w:r>
    </w:p>
    <w:tbl>
      <w:tblPr>
        <w:tblStyle w:val="TableGrid"/>
        <w:tblW w:w="10790" w:type="dxa"/>
        <w:tblInd w:w="6" w:type="dxa"/>
        <w:tblCellMar>
          <w:top w:w="56" w:type="dxa"/>
          <w:left w:w="107" w:type="dxa"/>
          <w:right w:w="67" w:type="dxa"/>
        </w:tblCellMar>
        <w:tblLook w:val="04A0" w:firstRow="1" w:lastRow="0" w:firstColumn="1" w:lastColumn="0" w:noHBand="0" w:noVBand="1"/>
      </w:tblPr>
      <w:tblGrid>
        <w:gridCol w:w="2510"/>
        <w:gridCol w:w="2839"/>
        <w:gridCol w:w="2948"/>
        <w:gridCol w:w="2493"/>
      </w:tblGrid>
      <w:tr w:rsidR="00CD5704" w14:paraId="2C4853FB" w14:textId="77777777">
        <w:trPr>
          <w:trHeight w:val="284"/>
        </w:trPr>
        <w:tc>
          <w:tcPr>
            <w:tcW w:w="2735" w:type="dxa"/>
            <w:tcBorders>
              <w:top w:val="single" w:sz="4" w:space="0" w:color="000000"/>
              <w:left w:val="single" w:sz="4" w:space="0" w:color="000000"/>
              <w:bottom w:val="single" w:sz="4" w:space="0" w:color="E8E8E8"/>
              <w:right w:val="single" w:sz="4" w:space="0" w:color="000000"/>
            </w:tcBorders>
            <w:shd w:val="clear" w:color="auto" w:fill="156082"/>
          </w:tcPr>
          <w:p w14:paraId="32F3E937" w14:textId="77777777" w:rsidR="00CD5704" w:rsidRDefault="00F36159">
            <w:pPr>
              <w:spacing w:after="0" w:line="259" w:lineRule="auto"/>
              <w:ind w:left="0" w:right="0" w:firstLine="0"/>
            </w:pPr>
            <w:r>
              <w:rPr>
                <w:b/>
                <w:color w:val="FFFFFF"/>
              </w:rPr>
              <w:t xml:space="preserve">Item </w:t>
            </w:r>
          </w:p>
        </w:tc>
        <w:tc>
          <w:tcPr>
            <w:tcW w:w="3207" w:type="dxa"/>
            <w:tcBorders>
              <w:top w:val="single" w:sz="4" w:space="0" w:color="000000"/>
              <w:left w:val="single" w:sz="4" w:space="0" w:color="000000"/>
              <w:bottom w:val="single" w:sz="4" w:space="0" w:color="000000"/>
              <w:right w:val="single" w:sz="4" w:space="0" w:color="000000"/>
            </w:tcBorders>
            <w:shd w:val="clear" w:color="auto" w:fill="156082"/>
          </w:tcPr>
          <w:p w14:paraId="5246B40D" w14:textId="77777777" w:rsidR="00CD5704" w:rsidRDefault="00F36159">
            <w:pPr>
              <w:spacing w:after="0" w:line="259" w:lineRule="auto"/>
              <w:ind w:left="1" w:right="0" w:firstLine="0"/>
            </w:pPr>
            <w:r>
              <w:rPr>
                <w:b/>
                <w:color w:val="FFFFFF"/>
              </w:rPr>
              <w:t xml:space="preserve">Value </w:t>
            </w:r>
          </w:p>
        </w:tc>
        <w:tc>
          <w:tcPr>
            <w:tcW w:w="2141" w:type="dxa"/>
            <w:tcBorders>
              <w:top w:val="single" w:sz="4" w:space="0" w:color="000000"/>
              <w:left w:val="single" w:sz="4" w:space="0" w:color="000000"/>
              <w:bottom w:val="single" w:sz="4" w:space="0" w:color="000000"/>
              <w:right w:val="single" w:sz="4" w:space="0" w:color="000000"/>
            </w:tcBorders>
            <w:shd w:val="clear" w:color="auto" w:fill="156082"/>
          </w:tcPr>
          <w:p w14:paraId="7D764517" w14:textId="77777777" w:rsidR="00CD5704" w:rsidRDefault="00F36159">
            <w:pPr>
              <w:spacing w:after="0" w:line="259" w:lineRule="auto"/>
              <w:ind w:left="1" w:right="0" w:firstLine="0"/>
            </w:pPr>
            <w:r>
              <w:rPr>
                <w:b/>
                <w:color w:val="FFFFFF"/>
              </w:rPr>
              <w:t xml:space="preserve">Units </w:t>
            </w:r>
          </w:p>
        </w:tc>
        <w:tc>
          <w:tcPr>
            <w:tcW w:w="2707" w:type="dxa"/>
            <w:tcBorders>
              <w:top w:val="single" w:sz="4" w:space="0" w:color="000000"/>
              <w:left w:val="single" w:sz="4" w:space="0" w:color="000000"/>
              <w:bottom w:val="single" w:sz="4" w:space="0" w:color="000000"/>
              <w:right w:val="single" w:sz="4" w:space="0" w:color="000000"/>
            </w:tcBorders>
            <w:shd w:val="clear" w:color="auto" w:fill="156082"/>
          </w:tcPr>
          <w:p w14:paraId="3D45728D" w14:textId="77777777" w:rsidR="00CD5704" w:rsidRDefault="00F36159">
            <w:pPr>
              <w:spacing w:after="0" w:line="259" w:lineRule="auto"/>
              <w:ind w:left="1" w:right="0" w:firstLine="0"/>
            </w:pPr>
            <w:r>
              <w:rPr>
                <w:b/>
                <w:color w:val="FFFFFF"/>
              </w:rPr>
              <w:t xml:space="preserve">Use in the report </w:t>
            </w:r>
          </w:p>
        </w:tc>
      </w:tr>
      <w:tr w:rsidR="00CD5704" w14:paraId="3AAC180A" w14:textId="77777777">
        <w:trPr>
          <w:trHeight w:val="562"/>
        </w:trPr>
        <w:tc>
          <w:tcPr>
            <w:tcW w:w="2735" w:type="dxa"/>
            <w:tcBorders>
              <w:top w:val="single" w:sz="4" w:space="0" w:color="E8E8E8"/>
              <w:left w:val="single" w:sz="4" w:space="0" w:color="000000"/>
              <w:bottom w:val="single" w:sz="4" w:space="0" w:color="000000"/>
              <w:right w:val="single" w:sz="4" w:space="0" w:color="000000"/>
            </w:tcBorders>
            <w:shd w:val="clear" w:color="auto" w:fill="C1E4F5"/>
          </w:tcPr>
          <w:p w14:paraId="15F51F01" w14:textId="77777777" w:rsidR="00B402BD" w:rsidRDefault="00F36159">
            <w:pPr>
              <w:spacing w:after="0" w:line="259" w:lineRule="auto"/>
              <w:ind w:left="0" w:right="0" w:firstLine="0"/>
            </w:pPr>
            <w:r>
              <w:t>City gas production target</w:t>
            </w:r>
          </w:p>
          <w:p w14:paraId="6DCA85F8" w14:textId="11E6A305" w:rsidR="00CD5704" w:rsidRDefault="00DE285B">
            <w:pPr>
              <w:spacing w:after="0" w:line="259" w:lineRule="auto"/>
              <w:ind w:left="0" w:right="0" w:firstLine="0"/>
            </w:pPr>
            <w:r w:rsidRPr="007A24F2">
              <w:rPr>
                <w:highlight w:val="yellow"/>
              </w:rPr>
              <w:t>Assignment target interpreted as normal gas volume</w:t>
            </w:r>
            <w:r w:rsidR="00F36159">
              <w:t xml:space="preserve"> </w:t>
            </w:r>
          </w:p>
        </w:tc>
        <w:tc>
          <w:tcPr>
            <w:tcW w:w="3207" w:type="dxa"/>
            <w:tcBorders>
              <w:top w:val="single" w:sz="4" w:space="0" w:color="000000"/>
              <w:left w:val="single" w:sz="4" w:space="0" w:color="000000"/>
              <w:bottom w:val="single" w:sz="4" w:space="0" w:color="000000"/>
              <w:right w:val="single" w:sz="4" w:space="0" w:color="000000"/>
            </w:tcBorders>
            <w:shd w:val="clear" w:color="auto" w:fill="C1E4F5"/>
          </w:tcPr>
          <w:p w14:paraId="0D82675E" w14:textId="77777777" w:rsidR="00CD5704" w:rsidRDefault="00F36159">
            <w:pPr>
              <w:spacing w:after="0" w:line="259" w:lineRule="auto"/>
              <w:ind w:left="1" w:right="0" w:firstLine="0"/>
            </w:pPr>
            <w:r>
              <w:t xml:space="preserve">170,000 </w:t>
            </w:r>
          </w:p>
        </w:tc>
        <w:tc>
          <w:tcPr>
            <w:tcW w:w="2141" w:type="dxa"/>
            <w:tcBorders>
              <w:top w:val="single" w:sz="4" w:space="0" w:color="000000"/>
              <w:left w:val="single" w:sz="4" w:space="0" w:color="000000"/>
              <w:bottom w:val="single" w:sz="4" w:space="0" w:color="000000"/>
              <w:right w:val="single" w:sz="4" w:space="0" w:color="000000"/>
            </w:tcBorders>
            <w:shd w:val="clear" w:color="auto" w:fill="C1E4F5"/>
          </w:tcPr>
          <w:p w14:paraId="5EC446C1" w14:textId="77777777" w:rsidR="00CD5704" w:rsidRDefault="00F36159">
            <w:pPr>
              <w:spacing w:after="0" w:line="259" w:lineRule="auto"/>
              <w:ind w:left="1" w:right="0" w:firstLine="0"/>
            </w:pPr>
            <w:commentRangeStart w:id="7"/>
            <w:commentRangeStart w:id="8"/>
            <w:commentRangeStart w:id="9"/>
            <w:r>
              <w:t>Nm</w:t>
            </w:r>
            <w:r>
              <w:rPr>
                <w:vertAlign w:val="superscript"/>
              </w:rPr>
              <w:t>3</w:t>
            </w:r>
            <w:commentRangeEnd w:id="7"/>
            <w:r w:rsidR="00EF382C">
              <w:rPr>
                <w:rStyle w:val="CommentReference"/>
                <w:sz w:val="24"/>
                <w:szCs w:val="24"/>
              </w:rPr>
              <w:commentReference w:id="7"/>
            </w:r>
            <w:commentRangeEnd w:id="8"/>
            <w:r w:rsidR="009536A4">
              <w:rPr>
                <w:rStyle w:val="CommentReference"/>
                <w:sz w:val="24"/>
                <w:szCs w:val="24"/>
              </w:rPr>
              <w:commentReference w:id="8"/>
            </w:r>
            <w:commentRangeEnd w:id="9"/>
            <w:r w:rsidR="007A24F2">
              <w:rPr>
                <w:rStyle w:val="CommentReference"/>
                <w:sz w:val="24"/>
                <w:szCs w:val="24"/>
              </w:rPr>
              <w:commentReference w:id="9"/>
            </w:r>
            <w:r>
              <w:t xml:space="preserve">/day at 0°C, 1 atm </w:t>
            </w:r>
          </w:p>
        </w:tc>
        <w:tc>
          <w:tcPr>
            <w:tcW w:w="2707" w:type="dxa"/>
            <w:tcBorders>
              <w:top w:val="single" w:sz="4" w:space="0" w:color="000000"/>
              <w:left w:val="single" w:sz="4" w:space="0" w:color="000000"/>
              <w:bottom w:val="single" w:sz="4" w:space="0" w:color="000000"/>
              <w:right w:val="single" w:sz="4" w:space="0" w:color="000000"/>
            </w:tcBorders>
            <w:shd w:val="clear" w:color="auto" w:fill="C1E4F5"/>
          </w:tcPr>
          <w:p w14:paraId="2ADB5080" w14:textId="77777777" w:rsidR="00CD5704" w:rsidRDefault="00F36159">
            <w:pPr>
              <w:spacing w:after="0" w:line="259" w:lineRule="auto"/>
              <w:ind w:left="1" w:right="0" w:firstLine="0"/>
            </w:pPr>
            <w:r>
              <w:t xml:space="preserve">Assignment design target </w:t>
            </w:r>
          </w:p>
        </w:tc>
      </w:tr>
      <w:tr w:rsidR="00CD5704" w14:paraId="7F5DBFCF" w14:textId="77777777">
        <w:trPr>
          <w:trHeight w:val="288"/>
        </w:trPr>
        <w:tc>
          <w:tcPr>
            <w:tcW w:w="2735" w:type="dxa"/>
            <w:tcBorders>
              <w:top w:val="single" w:sz="4" w:space="0" w:color="000000"/>
              <w:left w:val="single" w:sz="4" w:space="0" w:color="000000"/>
              <w:bottom w:val="single" w:sz="4" w:space="0" w:color="000000"/>
              <w:right w:val="single" w:sz="4" w:space="0" w:color="000000"/>
            </w:tcBorders>
          </w:tcPr>
          <w:p w14:paraId="772313CB" w14:textId="77777777" w:rsidR="00CD5704" w:rsidRDefault="00F36159">
            <w:pPr>
              <w:spacing w:after="0" w:line="259" w:lineRule="auto"/>
              <w:ind w:left="0" w:right="0" w:firstLine="0"/>
            </w:pPr>
            <w:r>
              <w:t xml:space="preserve">Hourly Standard Volume </w:t>
            </w:r>
          </w:p>
        </w:tc>
        <w:tc>
          <w:tcPr>
            <w:tcW w:w="3207" w:type="dxa"/>
            <w:tcBorders>
              <w:top w:val="single" w:sz="4" w:space="0" w:color="000000"/>
              <w:left w:val="single" w:sz="4" w:space="0" w:color="000000"/>
              <w:bottom w:val="single" w:sz="4" w:space="0" w:color="000000"/>
              <w:right w:val="single" w:sz="4" w:space="0" w:color="E8E8E8"/>
            </w:tcBorders>
          </w:tcPr>
          <w:p w14:paraId="17BB3C9F" w14:textId="77777777" w:rsidR="00CD5704" w:rsidRDefault="00F36159">
            <w:pPr>
              <w:spacing w:after="0" w:line="259" w:lineRule="auto"/>
              <w:ind w:left="1" w:right="0" w:firstLine="0"/>
            </w:pPr>
            <w:r>
              <w:t xml:space="preserve">7,083 </w:t>
            </w:r>
          </w:p>
        </w:tc>
        <w:tc>
          <w:tcPr>
            <w:tcW w:w="2141" w:type="dxa"/>
            <w:tcBorders>
              <w:top w:val="single" w:sz="4" w:space="0" w:color="000000"/>
              <w:left w:val="single" w:sz="4" w:space="0" w:color="E8E8E8"/>
              <w:bottom w:val="single" w:sz="4" w:space="0" w:color="000000"/>
              <w:right w:val="single" w:sz="4" w:space="0" w:color="000000"/>
            </w:tcBorders>
          </w:tcPr>
          <w:p w14:paraId="05116C91" w14:textId="77777777" w:rsidR="00CD5704" w:rsidRDefault="00F36159">
            <w:pPr>
              <w:spacing w:after="0" w:line="259" w:lineRule="auto"/>
              <w:ind w:left="1" w:right="0" w:firstLine="0"/>
            </w:pPr>
            <w:r>
              <w:t>Nm</w:t>
            </w:r>
            <w:r>
              <w:rPr>
                <w:vertAlign w:val="superscript"/>
              </w:rPr>
              <w:t>3</w:t>
            </w:r>
            <w:r>
              <w:t xml:space="preserve">/h </w:t>
            </w:r>
          </w:p>
        </w:tc>
        <w:tc>
          <w:tcPr>
            <w:tcW w:w="2707" w:type="dxa"/>
            <w:tcBorders>
              <w:top w:val="single" w:sz="4" w:space="0" w:color="000000"/>
              <w:left w:val="single" w:sz="4" w:space="0" w:color="000000"/>
              <w:bottom w:val="single" w:sz="4" w:space="0" w:color="000000"/>
              <w:right w:val="single" w:sz="4" w:space="0" w:color="000000"/>
            </w:tcBorders>
          </w:tcPr>
          <w:p w14:paraId="087EB120" w14:textId="77777777" w:rsidR="00CD5704" w:rsidRDefault="00F36159">
            <w:pPr>
              <w:spacing w:after="0" w:line="259" w:lineRule="auto"/>
              <w:ind w:left="1" w:right="0" w:firstLine="0"/>
            </w:pPr>
            <w:r>
              <w:t xml:space="preserve">Aspen design-spec basis </w:t>
            </w:r>
          </w:p>
        </w:tc>
      </w:tr>
      <w:tr w:rsidR="00CD5704" w14:paraId="21D6C4E7" w14:textId="77777777">
        <w:trPr>
          <w:trHeight w:val="283"/>
        </w:trPr>
        <w:tc>
          <w:tcPr>
            <w:tcW w:w="2735" w:type="dxa"/>
            <w:tcBorders>
              <w:top w:val="single" w:sz="4" w:space="0" w:color="000000"/>
              <w:left w:val="single" w:sz="4" w:space="0" w:color="000000"/>
              <w:bottom w:val="single" w:sz="4" w:space="0" w:color="000000"/>
              <w:right w:val="single" w:sz="4" w:space="0" w:color="000000"/>
            </w:tcBorders>
            <w:shd w:val="clear" w:color="auto" w:fill="C1E4F5"/>
          </w:tcPr>
          <w:p w14:paraId="4A946854" w14:textId="77777777" w:rsidR="00CD5704" w:rsidRDefault="00F36159">
            <w:pPr>
              <w:spacing w:after="0" w:line="259" w:lineRule="auto"/>
              <w:ind w:left="0" w:right="0" w:firstLine="0"/>
            </w:pPr>
            <w:r>
              <w:t xml:space="preserve">Molar flow target </w:t>
            </w:r>
          </w:p>
        </w:tc>
        <w:tc>
          <w:tcPr>
            <w:tcW w:w="3207" w:type="dxa"/>
            <w:tcBorders>
              <w:top w:val="single" w:sz="4" w:space="0" w:color="000000"/>
              <w:left w:val="single" w:sz="4" w:space="0" w:color="000000"/>
              <w:bottom w:val="single" w:sz="4" w:space="0" w:color="000000"/>
              <w:right w:val="single" w:sz="4" w:space="0" w:color="000000"/>
            </w:tcBorders>
            <w:shd w:val="clear" w:color="auto" w:fill="C1E4F5"/>
          </w:tcPr>
          <w:p w14:paraId="3A73295F" w14:textId="77777777" w:rsidR="00CD5704" w:rsidRDefault="00F36159">
            <w:pPr>
              <w:spacing w:after="0" w:line="259" w:lineRule="auto"/>
              <w:ind w:left="1" w:right="0" w:firstLine="0"/>
            </w:pPr>
            <w:r>
              <w:t xml:space="preserve">316.0 </w:t>
            </w:r>
          </w:p>
        </w:tc>
        <w:tc>
          <w:tcPr>
            <w:tcW w:w="2141" w:type="dxa"/>
            <w:tcBorders>
              <w:top w:val="single" w:sz="4" w:space="0" w:color="000000"/>
              <w:left w:val="single" w:sz="4" w:space="0" w:color="000000"/>
              <w:bottom w:val="single" w:sz="4" w:space="0" w:color="000000"/>
              <w:right w:val="single" w:sz="4" w:space="0" w:color="000000"/>
            </w:tcBorders>
            <w:shd w:val="clear" w:color="auto" w:fill="C1E4F5"/>
          </w:tcPr>
          <w:p w14:paraId="6F06E698" w14:textId="77777777" w:rsidR="00CD5704" w:rsidRDefault="00F36159">
            <w:pPr>
              <w:spacing w:after="0" w:line="259" w:lineRule="auto"/>
              <w:ind w:left="1" w:right="0" w:firstLine="0"/>
            </w:pPr>
            <w:r>
              <w:t xml:space="preserve">kmol/h </w:t>
            </w:r>
          </w:p>
        </w:tc>
        <w:tc>
          <w:tcPr>
            <w:tcW w:w="2707" w:type="dxa"/>
            <w:tcBorders>
              <w:top w:val="single" w:sz="4" w:space="0" w:color="000000"/>
              <w:left w:val="single" w:sz="4" w:space="0" w:color="000000"/>
              <w:bottom w:val="single" w:sz="4" w:space="0" w:color="000000"/>
              <w:right w:val="single" w:sz="4" w:space="0" w:color="000000"/>
            </w:tcBorders>
            <w:shd w:val="clear" w:color="auto" w:fill="C1E4F5"/>
          </w:tcPr>
          <w:p w14:paraId="76C94130" w14:textId="77777777" w:rsidR="00CD5704" w:rsidRDefault="00F36159">
            <w:pPr>
              <w:spacing w:after="0" w:line="259" w:lineRule="auto"/>
              <w:ind w:left="1" w:right="0" w:firstLine="0"/>
            </w:pPr>
            <w:r>
              <w:t xml:space="preserve">S-401 city gas target </w:t>
            </w:r>
          </w:p>
        </w:tc>
      </w:tr>
      <w:tr w:rsidR="00CD5704" w14:paraId="54C32516" w14:textId="77777777">
        <w:trPr>
          <w:trHeight w:val="565"/>
        </w:trPr>
        <w:tc>
          <w:tcPr>
            <w:tcW w:w="2735" w:type="dxa"/>
            <w:tcBorders>
              <w:top w:val="single" w:sz="4" w:space="0" w:color="000000"/>
              <w:left w:val="single" w:sz="4" w:space="0" w:color="000000"/>
              <w:bottom w:val="single" w:sz="4" w:space="0" w:color="000000"/>
              <w:right w:val="single" w:sz="4" w:space="0" w:color="000000"/>
            </w:tcBorders>
          </w:tcPr>
          <w:p w14:paraId="474C8C23" w14:textId="77777777" w:rsidR="00CD5704" w:rsidRDefault="00F36159">
            <w:pPr>
              <w:spacing w:after="0" w:line="259" w:lineRule="auto"/>
              <w:ind w:left="0" w:right="0" w:firstLine="0"/>
            </w:pPr>
            <w:r>
              <w:t xml:space="preserve">Selected dry-gas composition </w:t>
            </w:r>
          </w:p>
        </w:tc>
        <w:tc>
          <w:tcPr>
            <w:tcW w:w="3207" w:type="dxa"/>
            <w:tcBorders>
              <w:top w:val="single" w:sz="4" w:space="0" w:color="000000"/>
              <w:left w:val="single" w:sz="4" w:space="0" w:color="000000"/>
              <w:bottom w:val="single" w:sz="4" w:space="0" w:color="000000"/>
              <w:right w:val="single" w:sz="4" w:space="0" w:color="000000"/>
            </w:tcBorders>
          </w:tcPr>
          <w:p w14:paraId="5EA8F9B9" w14:textId="77777777" w:rsidR="00CD5704" w:rsidRDefault="00F36159">
            <w:pPr>
              <w:spacing w:after="0" w:line="259" w:lineRule="auto"/>
              <w:ind w:left="1" w:right="0" w:firstLine="0"/>
            </w:pPr>
            <w:r>
              <w:t xml:space="preserve">50 H₂ / 40 CO / 5 CO₂ / 3 CH₄ </w:t>
            </w:r>
          </w:p>
          <w:p w14:paraId="13811456" w14:textId="77777777" w:rsidR="00CD5704" w:rsidRDefault="00F36159">
            <w:pPr>
              <w:spacing w:after="0" w:line="259" w:lineRule="auto"/>
              <w:ind w:left="1" w:right="0" w:firstLine="0"/>
            </w:pPr>
            <w:r>
              <w:t xml:space="preserve">/ 2 N₂ </w:t>
            </w:r>
          </w:p>
        </w:tc>
        <w:tc>
          <w:tcPr>
            <w:tcW w:w="2141" w:type="dxa"/>
            <w:tcBorders>
              <w:top w:val="single" w:sz="4" w:space="0" w:color="000000"/>
              <w:left w:val="single" w:sz="4" w:space="0" w:color="000000"/>
              <w:bottom w:val="single" w:sz="4" w:space="0" w:color="000000"/>
              <w:right w:val="single" w:sz="4" w:space="0" w:color="000000"/>
            </w:tcBorders>
          </w:tcPr>
          <w:p w14:paraId="59F5F0D2" w14:textId="77777777" w:rsidR="00CD5704" w:rsidRDefault="00F36159">
            <w:pPr>
              <w:spacing w:after="0" w:line="259" w:lineRule="auto"/>
              <w:ind w:left="1" w:right="0" w:firstLine="0"/>
            </w:pPr>
            <w:r>
              <w:t xml:space="preserve">mol% </w:t>
            </w:r>
          </w:p>
        </w:tc>
        <w:tc>
          <w:tcPr>
            <w:tcW w:w="2707" w:type="dxa"/>
            <w:tcBorders>
              <w:top w:val="single" w:sz="4" w:space="0" w:color="000000"/>
              <w:left w:val="single" w:sz="4" w:space="0" w:color="000000"/>
              <w:bottom w:val="single" w:sz="4" w:space="0" w:color="000000"/>
              <w:right w:val="single" w:sz="4" w:space="0" w:color="000000"/>
            </w:tcBorders>
          </w:tcPr>
          <w:p w14:paraId="4B24905D" w14:textId="77777777" w:rsidR="00CD5704" w:rsidRDefault="00F36159">
            <w:pPr>
              <w:spacing w:after="0" w:line="259" w:lineRule="auto"/>
              <w:ind w:left="1" w:right="0" w:firstLine="0"/>
            </w:pPr>
            <w:r>
              <w:t xml:space="preserve">City-gas specification </w:t>
            </w:r>
          </w:p>
        </w:tc>
      </w:tr>
      <w:tr w:rsidR="00CD5704" w14:paraId="6CAA2AD0" w14:textId="77777777">
        <w:trPr>
          <w:trHeight w:val="559"/>
        </w:trPr>
        <w:tc>
          <w:tcPr>
            <w:tcW w:w="2735" w:type="dxa"/>
            <w:tcBorders>
              <w:top w:val="single" w:sz="4" w:space="0" w:color="000000"/>
              <w:left w:val="single" w:sz="4" w:space="0" w:color="000000"/>
              <w:bottom w:val="single" w:sz="4" w:space="0" w:color="000000"/>
              <w:right w:val="single" w:sz="4" w:space="0" w:color="000000"/>
            </w:tcBorders>
            <w:shd w:val="clear" w:color="auto" w:fill="C1E4F5"/>
          </w:tcPr>
          <w:p w14:paraId="5D72AD02" w14:textId="77777777" w:rsidR="00CD5704" w:rsidRDefault="00F36159">
            <w:pPr>
              <w:spacing w:after="0" w:line="259" w:lineRule="auto"/>
              <w:ind w:left="0" w:right="18" w:firstLine="0"/>
            </w:pPr>
            <w:r>
              <w:t xml:space="preserve">Average molecular weight </w:t>
            </w:r>
          </w:p>
        </w:tc>
        <w:tc>
          <w:tcPr>
            <w:tcW w:w="3207" w:type="dxa"/>
            <w:tcBorders>
              <w:top w:val="single" w:sz="4" w:space="0" w:color="000000"/>
              <w:left w:val="single" w:sz="4" w:space="0" w:color="000000"/>
              <w:bottom w:val="single" w:sz="4" w:space="0" w:color="000000"/>
              <w:right w:val="single" w:sz="4" w:space="0" w:color="000000"/>
            </w:tcBorders>
            <w:shd w:val="clear" w:color="auto" w:fill="C1E4F5"/>
          </w:tcPr>
          <w:p w14:paraId="136414C6" w14:textId="77777777" w:rsidR="00CD5704" w:rsidRDefault="00F36159">
            <w:pPr>
              <w:spacing w:after="0" w:line="259" w:lineRule="auto"/>
              <w:ind w:left="1" w:right="0" w:firstLine="0"/>
            </w:pPr>
            <w:r>
              <w:t xml:space="preserve">15.45 </w:t>
            </w:r>
          </w:p>
        </w:tc>
        <w:tc>
          <w:tcPr>
            <w:tcW w:w="2141" w:type="dxa"/>
            <w:tcBorders>
              <w:top w:val="single" w:sz="4" w:space="0" w:color="000000"/>
              <w:left w:val="single" w:sz="4" w:space="0" w:color="000000"/>
              <w:bottom w:val="single" w:sz="4" w:space="0" w:color="000000"/>
              <w:right w:val="single" w:sz="4" w:space="0" w:color="000000"/>
            </w:tcBorders>
            <w:shd w:val="clear" w:color="auto" w:fill="C1E4F5"/>
          </w:tcPr>
          <w:p w14:paraId="017DAAC1" w14:textId="77777777" w:rsidR="00CD5704" w:rsidRDefault="00F36159">
            <w:pPr>
              <w:spacing w:after="0" w:line="259" w:lineRule="auto"/>
              <w:ind w:left="1" w:right="0" w:firstLine="0"/>
            </w:pPr>
            <w:r>
              <w:t xml:space="preserve">kg/kmol </w:t>
            </w:r>
          </w:p>
        </w:tc>
        <w:tc>
          <w:tcPr>
            <w:tcW w:w="2707" w:type="dxa"/>
            <w:tcBorders>
              <w:top w:val="single" w:sz="4" w:space="0" w:color="000000"/>
              <w:left w:val="single" w:sz="4" w:space="0" w:color="000000"/>
              <w:bottom w:val="single" w:sz="4" w:space="0" w:color="000000"/>
              <w:right w:val="single" w:sz="4" w:space="0" w:color="000000"/>
            </w:tcBorders>
            <w:shd w:val="clear" w:color="auto" w:fill="C1E4F5"/>
          </w:tcPr>
          <w:p w14:paraId="4D0C51C7" w14:textId="77777777" w:rsidR="00CD5704" w:rsidRDefault="00F36159">
            <w:pPr>
              <w:spacing w:after="0" w:line="259" w:lineRule="auto"/>
              <w:ind w:left="1" w:right="0" w:firstLine="0"/>
            </w:pPr>
            <w:r>
              <w:t xml:space="preserve">Product mass calculation </w:t>
            </w:r>
          </w:p>
        </w:tc>
      </w:tr>
      <w:tr w:rsidR="00CD5704" w14:paraId="5018E70F" w14:textId="77777777">
        <w:trPr>
          <w:trHeight w:val="565"/>
        </w:trPr>
        <w:tc>
          <w:tcPr>
            <w:tcW w:w="2735" w:type="dxa"/>
            <w:tcBorders>
              <w:top w:val="single" w:sz="4" w:space="0" w:color="000000"/>
              <w:left w:val="single" w:sz="4" w:space="0" w:color="000000"/>
              <w:bottom w:val="single" w:sz="4" w:space="0" w:color="000000"/>
              <w:right w:val="single" w:sz="4" w:space="0" w:color="000000"/>
            </w:tcBorders>
          </w:tcPr>
          <w:p w14:paraId="57396BF7" w14:textId="77777777" w:rsidR="00CD5704" w:rsidRDefault="00F36159">
            <w:pPr>
              <w:spacing w:after="0" w:line="259" w:lineRule="auto"/>
              <w:ind w:left="0" w:right="0" w:firstLine="0"/>
            </w:pPr>
            <w:r>
              <w:t xml:space="preserve">City-gas mass rate </w:t>
            </w:r>
          </w:p>
        </w:tc>
        <w:tc>
          <w:tcPr>
            <w:tcW w:w="3207" w:type="dxa"/>
            <w:tcBorders>
              <w:top w:val="single" w:sz="4" w:space="0" w:color="000000"/>
              <w:left w:val="single" w:sz="4" w:space="0" w:color="000000"/>
              <w:bottom w:val="single" w:sz="4" w:space="0" w:color="000000"/>
              <w:right w:val="single" w:sz="4" w:space="0" w:color="000000"/>
            </w:tcBorders>
          </w:tcPr>
          <w:p w14:paraId="50EFCD0E" w14:textId="77777777" w:rsidR="00CD5704" w:rsidRDefault="00F36159">
            <w:pPr>
              <w:spacing w:after="0" w:line="259" w:lineRule="auto"/>
              <w:ind w:left="1" w:right="0" w:firstLine="0"/>
            </w:pPr>
            <w:r>
              <w:t xml:space="preserve">4,884 </w:t>
            </w:r>
          </w:p>
        </w:tc>
        <w:tc>
          <w:tcPr>
            <w:tcW w:w="2141" w:type="dxa"/>
            <w:tcBorders>
              <w:top w:val="single" w:sz="4" w:space="0" w:color="000000"/>
              <w:left w:val="single" w:sz="4" w:space="0" w:color="000000"/>
              <w:bottom w:val="single" w:sz="4" w:space="0" w:color="000000"/>
              <w:right w:val="single" w:sz="4" w:space="0" w:color="000000"/>
            </w:tcBorders>
          </w:tcPr>
          <w:p w14:paraId="1A9A6243" w14:textId="77777777" w:rsidR="00CD5704" w:rsidRDefault="00F36159">
            <w:pPr>
              <w:spacing w:after="0" w:line="259" w:lineRule="auto"/>
              <w:ind w:left="1" w:right="0" w:firstLine="0"/>
            </w:pPr>
            <w:r>
              <w:t xml:space="preserve">kg/h </w:t>
            </w:r>
          </w:p>
        </w:tc>
        <w:tc>
          <w:tcPr>
            <w:tcW w:w="2707" w:type="dxa"/>
            <w:tcBorders>
              <w:top w:val="single" w:sz="4" w:space="0" w:color="000000"/>
              <w:left w:val="single" w:sz="4" w:space="0" w:color="000000"/>
              <w:bottom w:val="single" w:sz="4" w:space="0" w:color="000000"/>
              <w:right w:val="single" w:sz="4" w:space="0" w:color="000000"/>
            </w:tcBorders>
          </w:tcPr>
          <w:p w14:paraId="2FB86574" w14:textId="77777777" w:rsidR="00CD5704" w:rsidRDefault="00F36159">
            <w:pPr>
              <w:spacing w:after="0" w:line="259" w:lineRule="auto"/>
              <w:ind w:left="1" w:right="0" w:firstLine="0"/>
            </w:pPr>
            <w:r>
              <w:t xml:space="preserve">Mass balance product stream </w:t>
            </w:r>
          </w:p>
        </w:tc>
      </w:tr>
      <w:tr w:rsidR="00CD5704" w14:paraId="488307C4" w14:textId="77777777">
        <w:trPr>
          <w:trHeight w:val="284"/>
        </w:trPr>
        <w:tc>
          <w:tcPr>
            <w:tcW w:w="2735" w:type="dxa"/>
            <w:tcBorders>
              <w:top w:val="single" w:sz="4" w:space="0" w:color="000000"/>
              <w:left w:val="single" w:sz="4" w:space="0" w:color="000000"/>
              <w:bottom w:val="single" w:sz="4" w:space="0" w:color="000000"/>
              <w:right w:val="single" w:sz="4" w:space="0" w:color="000000"/>
            </w:tcBorders>
            <w:shd w:val="clear" w:color="auto" w:fill="C1E4F5"/>
          </w:tcPr>
          <w:p w14:paraId="66651512" w14:textId="77777777" w:rsidR="00CD5704" w:rsidRDefault="00F36159">
            <w:pPr>
              <w:spacing w:after="0" w:line="259" w:lineRule="auto"/>
              <w:ind w:left="0" w:right="0" w:firstLine="0"/>
            </w:pPr>
            <w:r>
              <w:t xml:space="preserve">City-gas HHV basis </w:t>
            </w:r>
          </w:p>
        </w:tc>
        <w:tc>
          <w:tcPr>
            <w:tcW w:w="3207" w:type="dxa"/>
            <w:tcBorders>
              <w:top w:val="single" w:sz="4" w:space="0" w:color="000000"/>
              <w:left w:val="single" w:sz="4" w:space="0" w:color="000000"/>
              <w:bottom w:val="single" w:sz="4" w:space="0" w:color="000000"/>
              <w:right w:val="single" w:sz="4" w:space="0" w:color="000000"/>
            </w:tcBorders>
            <w:shd w:val="clear" w:color="auto" w:fill="C1E4F5"/>
          </w:tcPr>
          <w:p w14:paraId="4EE63F96" w14:textId="77777777" w:rsidR="00CD5704" w:rsidRDefault="00F36159">
            <w:pPr>
              <w:spacing w:after="0" w:line="259" w:lineRule="auto"/>
              <w:ind w:left="1" w:right="0" w:firstLine="0"/>
            </w:pPr>
            <w:r>
              <w:t xml:space="preserve">12 </w:t>
            </w:r>
          </w:p>
        </w:tc>
        <w:tc>
          <w:tcPr>
            <w:tcW w:w="2141" w:type="dxa"/>
            <w:tcBorders>
              <w:top w:val="single" w:sz="4" w:space="0" w:color="000000"/>
              <w:left w:val="single" w:sz="4" w:space="0" w:color="000000"/>
              <w:bottom w:val="single" w:sz="4" w:space="0" w:color="000000"/>
              <w:right w:val="single" w:sz="4" w:space="0" w:color="000000"/>
            </w:tcBorders>
            <w:shd w:val="clear" w:color="auto" w:fill="C1E4F5"/>
          </w:tcPr>
          <w:p w14:paraId="7222347B" w14:textId="77777777" w:rsidR="00CD5704" w:rsidRDefault="00F36159">
            <w:pPr>
              <w:spacing w:after="0" w:line="259" w:lineRule="auto"/>
              <w:ind w:left="1" w:right="0" w:firstLine="0"/>
            </w:pPr>
            <w:r>
              <w:t>MJ/Nm</w:t>
            </w:r>
            <w:r>
              <w:rPr>
                <w:vertAlign w:val="superscript"/>
              </w:rPr>
              <w:t xml:space="preserve">3 </w:t>
            </w:r>
          </w:p>
        </w:tc>
        <w:tc>
          <w:tcPr>
            <w:tcW w:w="2707" w:type="dxa"/>
            <w:tcBorders>
              <w:top w:val="single" w:sz="4" w:space="0" w:color="000000"/>
              <w:left w:val="single" w:sz="4" w:space="0" w:color="000000"/>
              <w:bottom w:val="single" w:sz="4" w:space="0" w:color="000000"/>
              <w:right w:val="single" w:sz="4" w:space="0" w:color="000000"/>
            </w:tcBorders>
            <w:shd w:val="clear" w:color="auto" w:fill="C1E4F5"/>
          </w:tcPr>
          <w:p w14:paraId="25444E78" w14:textId="77777777" w:rsidR="00CD5704" w:rsidRDefault="00F36159">
            <w:pPr>
              <w:spacing w:after="0" w:line="259" w:lineRule="auto"/>
              <w:ind w:left="1" w:right="0" w:firstLine="0"/>
            </w:pPr>
            <w:r>
              <w:t xml:space="preserve">Energy-balance basis </w:t>
            </w:r>
          </w:p>
        </w:tc>
      </w:tr>
    </w:tbl>
    <w:p w14:paraId="65CDD08E" w14:textId="77777777" w:rsidR="00CD5704" w:rsidRDefault="00F36159">
      <w:pPr>
        <w:spacing w:after="187" w:line="259" w:lineRule="auto"/>
        <w:ind w:left="0" w:right="0" w:firstLine="0"/>
      </w:pPr>
      <w:r>
        <w:t xml:space="preserve"> </w:t>
      </w:r>
    </w:p>
    <w:p w14:paraId="23C6B613" w14:textId="77777777" w:rsidR="00CD5704" w:rsidRDefault="00F36159">
      <w:pPr>
        <w:spacing w:after="0" w:line="358" w:lineRule="auto"/>
        <w:ind w:left="0" w:right="11231" w:firstLine="0"/>
      </w:pPr>
      <w:r>
        <w:rPr>
          <w:b/>
          <w:sz w:val="32"/>
        </w:rPr>
        <w:t xml:space="preserve">  </w:t>
      </w:r>
    </w:p>
    <w:p w14:paraId="1943AC41" w14:textId="77777777" w:rsidR="00CD5704" w:rsidRDefault="00F36159">
      <w:pPr>
        <w:pStyle w:val="Heading1"/>
        <w:spacing w:after="79"/>
        <w:ind w:left="304" w:hanging="319"/>
      </w:pPr>
      <w:r>
        <w:t xml:space="preserve">Design Basis, Scope, and Major Assumptions </w:t>
      </w:r>
    </w:p>
    <w:p w14:paraId="5433F9AD" w14:textId="77777777" w:rsidR="00CD5704" w:rsidRDefault="00F36159">
      <w:pPr>
        <w:spacing w:after="112" w:line="259" w:lineRule="auto"/>
        <w:ind w:left="0" w:right="0" w:firstLine="0"/>
      </w:pPr>
      <w:r>
        <w:rPr>
          <w:b/>
        </w:rPr>
        <w:t xml:space="preserve"> </w:t>
      </w:r>
    </w:p>
    <w:p w14:paraId="68FE474C" w14:textId="77777777" w:rsidR="00CD5704" w:rsidRDefault="00F36159">
      <w:pPr>
        <w:pStyle w:val="Heading2"/>
        <w:ind w:left="345" w:hanging="360"/>
      </w:pPr>
      <w:r>
        <w:t xml:space="preserve">Historical plant basis </w:t>
      </w:r>
    </w:p>
    <w:p w14:paraId="7E022C8F" w14:textId="77777777" w:rsidR="00CD5704" w:rsidRDefault="00F36159">
      <w:pPr>
        <w:spacing w:after="65" w:line="354" w:lineRule="auto"/>
        <w:ind w:left="-5"/>
      </w:pPr>
      <w:r>
        <w:t xml:space="preserve">The modeled plant is a historically inspired Lake Station coal-gas plant, not a literal reconstruction of every pipe and valve. The assignment explicitly allows the design to be inspired by the Seattle Gas Works while encouraging the model to closely resemble the real plant. The F.H. 6545 appraisal, Seattle Gas Company records, the 1908 site survey, the landmark report, and the HistoryLink/Eggers site histories were used to anchor unit counts and historical background. </w:t>
      </w:r>
      <w:r>
        <w:rPr>
          <w:vertAlign w:val="superscript"/>
        </w:rPr>
        <w:t>2,9,10,20,21</w:t>
      </w:r>
      <w:r>
        <w:t xml:space="preserve"> </w:t>
      </w:r>
    </w:p>
    <w:p w14:paraId="3474771D" w14:textId="77777777" w:rsidR="00CD5704" w:rsidRDefault="00F36159">
      <w:pPr>
        <w:spacing w:after="31" w:line="359" w:lineRule="auto"/>
        <w:ind w:left="-5"/>
      </w:pPr>
      <w:r>
        <w:t>The major historical operations represented are coal receiving, steam boiler generation, horizontal retorting and coke production, cyclic water-gas generation, raw-gas cooling, tar and ammoniacal liquor separation, ammonia washing and scrubbing, tar-mist removal, light-oil recovery, iron-oxide dry purification, and gas-holder storage. This unit list is consistent with manufactured-gas-plant residuals documented in environmental forensic literature.</w:t>
      </w:r>
      <w:r>
        <w:rPr>
          <w:vertAlign w:val="superscript"/>
        </w:rPr>
        <w:t xml:space="preserve">3 </w:t>
      </w:r>
      <w:r>
        <w:t xml:space="preserve">These residuals include tar and tar sludge, ammoniacal liquor, and spent purifier waste. </w:t>
      </w:r>
    </w:p>
    <w:p w14:paraId="730A7577" w14:textId="77777777" w:rsidR="00CD5704" w:rsidRDefault="00F36159">
      <w:pPr>
        <w:spacing w:after="112" w:line="259" w:lineRule="auto"/>
        <w:ind w:left="0" w:right="0" w:firstLine="0"/>
      </w:pPr>
      <w:r>
        <w:t xml:space="preserve"> </w:t>
      </w:r>
    </w:p>
    <w:p w14:paraId="73493F94" w14:textId="77777777" w:rsidR="00CD5704" w:rsidRDefault="00F36159">
      <w:pPr>
        <w:pStyle w:val="Heading2"/>
        <w:ind w:left="345" w:hanging="360"/>
      </w:pPr>
      <w:r>
        <w:t xml:space="preserve">Aspen model boundary </w:t>
      </w:r>
    </w:p>
    <w:p w14:paraId="5C18F997" w14:textId="77777777" w:rsidR="00CD5704" w:rsidRDefault="00F36159">
      <w:pPr>
        <w:spacing w:after="1" w:line="357" w:lineRule="auto"/>
        <w:ind w:left="-5"/>
      </w:pPr>
      <w:r>
        <w:t xml:space="preserve">The uploaded Aspen Plus V14 photos show the gasifier-core model: non-conventional COAL is decomposed in RYIELD, mixed with steam, and sent to an RGIBBS equilibrium reactor. The stream-results screenshot verifies the core basis: 7,100 kg/h coal, 9,000 kg/h steam, a mixed feed of 16,100, and a raw-gas outlet of 16,100 kg/h at </w:t>
      </w:r>
      <w:r>
        <w:lastRenderedPageBreak/>
        <w:t xml:space="preserve">1050 °C and 1.1 bar. This revised report treats the Aspen model as a core gasifier model. The downstream cleanup train is represented by historically justified separator allocations and is included in the BFD/PFD and mass table. </w:t>
      </w:r>
    </w:p>
    <w:p w14:paraId="452BF431" w14:textId="77777777" w:rsidR="00CD5704" w:rsidRDefault="00F36159">
      <w:pPr>
        <w:spacing w:after="112" w:line="259" w:lineRule="auto"/>
        <w:ind w:left="0" w:right="0" w:firstLine="0"/>
      </w:pPr>
      <w:r>
        <w:t xml:space="preserve"> </w:t>
      </w:r>
    </w:p>
    <w:p w14:paraId="4243C994" w14:textId="77777777" w:rsidR="00CD5704" w:rsidRDefault="00F36159">
      <w:pPr>
        <w:spacing w:after="20" w:line="360" w:lineRule="auto"/>
        <w:ind w:left="-5"/>
      </w:pPr>
      <w:r>
        <w:t>This boundary choice matters. It avoids claiming that the uploaded Aspen file fully solves aqueous scrubbing, tar decanting, H₂S removal, and gas-holder dynamics. The photograph of the model primarily documents the non-conventional coal-to-RGIBBS sequence. This boundary also remains acceptable for the assignment because the report requires a working Aspen model for part or all of the plant. The assignment allows hand calculations or other software for sections not modeled in Aspen.</w:t>
      </w:r>
      <w:r>
        <w:rPr>
          <w:vertAlign w:val="superscript"/>
        </w:rPr>
        <w:t>1</w:t>
      </w:r>
      <w:r>
        <w:t xml:space="preserve"> </w:t>
      </w:r>
    </w:p>
    <w:p w14:paraId="3D98FB12" w14:textId="77777777" w:rsidR="00CD5704" w:rsidRDefault="00F36159">
      <w:pPr>
        <w:spacing w:after="115" w:line="259" w:lineRule="auto"/>
        <w:ind w:left="0" w:right="0" w:firstLine="0"/>
      </w:pPr>
      <w:r>
        <w:t xml:space="preserve"> </w:t>
      </w:r>
    </w:p>
    <w:p w14:paraId="30E4C63E" w14:textId="77777777" w:rsidR="00CD5704" w:rsidRDefault="00F36159">
      <w:pPr>
        <w:pStyle w:val="Heading2"/>
        <w:ind w:left="345" w:hanging="360"/>
      </w:pPr>
      <w:r>
        <w:t xml:space="preserve">Coal, water, air, and product assumptions </w:t>
      </w:r>
    </w:p>
    <w:p w14:paraId="53961728" w14:textId="77777777" w:rsidR="00CD5704" w:rsidRDefault="00F36159">
      <w:pPr>
        <w:ind w:left="-5"/>
      </w:pPr>
      <w:commentRangeStart w:id="10"/>
      <w:commentRangeStart w:id="11"/>
      <w:r>
        <w:t xml:space="preserve">Coal is represented as an as-received Renton/Newcastle-area sub-bituminous coal. Water is assumed to be Lake </w:t>
      </w:r>
    </w:p>
    <w:p w14:paraId="4003432E" w14:textId="77777777" w:rsidR="00CD5704" w:rsidRDefault="00F36159">
      <w:pPr>
        <w:spacing w:after="112" w:line="259" w:lineRule="auto"/>
        <w:ind w:left="-5" w:right="411"/>
      </w:pPr>
      <w:r>
        <w:t>Union water but is treated as pure H₂O for process calculations</w:t>
      </w:r>
      <w:commentRangeEnd w:id="10"/>
      <w:r w:rsidR="0027515C">
        <w:rPr>
          <w:rStyle w:val="CommentReference"/>
          <w:sz w:val="24"/>
          <w:szCs w:val="24"/>
        </w:rPr>
        <w:commentReference w:id="10"/>
      </w:r>
      <w:commentRangeEnd w:id="11"/>
      <w:r w:rsidR="003D6392">
        <w:rPr>
          <w:rStyle w:val="CommentReference"/>
          <w:sz w:val="24"/>
          <w:szCs w:val="24"/>
        </w:rPr>
        <w:commentReference w:id="11"/>
      </w:r>
      <w:r>
        <w:t xml:space="preserve">. Steam is saturated vapor at 10.3 bar and 184 °C. </w:t>
      </w:r>
    </w:p>
    <w:p w14:paraId="583519E5" w14:textId="77777777" w:rsidR="00CD5704" w:rsidRDefault="00F36159">
      <w:pPr>
        <w:spacing w:after="3" w:line="356" w:lineRule="auto"/>
        <w:ind w:left="-5"/>
      </w:pPr>
      <w:r>
        <w:t xml:space="preserve">Air appears in the BFD for the cyclic blow phase. The main material balance in this report terminates at the steam/coal run-phase gasification and cleanup boundary. The blow-phase vent is reported as a separate utility and combustion boundary. </w:t>
      </w:r>
    </w:p>
    <w:p w14:paraId="082F4C66" w14:textId="77777777" w:rsidR="00CD5704" w:rsidRDefault="00F36159">
      <w:pPr>
        <w:spacing w:after="10" w:line="249" w:lineRule="auto"/>
        <w:ind w:left="130" w:right="370"/>
        <w:jc w:val="center"/>
      </w:pPr>
      <w:r>
        <w:rPr>
          <w:i/>
        </w:rPr>
        <w:t xml:space="preserve">Table 2. Coal characterization and Aspen Plus V14 non-conventional component input basis. Values entered directly into S-COAL stream attributes; consistent with Washington sub-bituminous coal survey data. </w:t>
      </w:r>
    </w:p>
    <w:p w14:paraId="19928F3E" w14:textId="77777777" w:rsidR="00CD5704" w:rsidRDefault="00F36159">
      <w:pPr>
        <w:spacing w:after="0" w:line="259" w:lineRule="auto"/>
        <w:ind w:left="0" w:right="479" w:firstLine="0"/>
        <w:jc w:val="center"/>
      </w:pPr>
      <w:r>
        <w:rPr>
          <w:i/>
          <w:sz w:val="12"/>
        </w:rPr>
        <w:t xml:space="preserve"> </w:t>
      </w:r>
    </w:p>
    <w:p w14:paraId="268DFB1E" w14:textId="77777777" w:rsidR="00CD5704" w:rsidRDefault="00F36159">
      <w:pPr>
        <w:spacing w:after="0" w:line="259" w:lineRule="auto"/>
        <w:ind w:left="0" w:right="0" w:firstLine="0"/>
      </w:pPr>
      <w:r>
        <w:rPr>
          <w:sz w:val="12"/>
        </w:rPr>
        <w:t xml:space="preserve"> </w:t>
      </w:r>
    </w:p>
    <w:tbl>
      <w:tblPr>
        <w:tblStyle w:val="TableGrid"/>
        <w:tblW w:w="10790" w:type="dxa"/>
        <w:tblInd w:w="6" w:type="dxa"/>
        <w:tblCellMar>
          <w:top w:w="60" w:type="dxa"/>
          <w:left w:w="107" w:type="dxa"/>
          <w:right w:w="50" w:type="dxa"/>
        </w:tblCellMar>
        <w:tblLook w:val="04A0" w:firstRow="1" w:lastRow="0" w:firstColumn="1" w:lastColumn="0" w:noHBand="0" w:noVBand="1"/>
      </w:tblPr>
      <w:tblGrid>
        <w:gridCol w:w="1902"/>
        <w:gridCol w:w="1812"/>
        <w:gridCol w:w="2438"/>
        <w:gridCol w:w="2654"/>
        <w:gridCol w:w="1984"/>
      </w:tblGrid>
      <w:tr w:rsidR="00CD5704" w14:paraId="6070E618" w14:textId="77777777">
        <w:trPr>
          <w:trHeight w:val="284"/>
        </w:trPr>
        <w:tc>
          <w:tcPr>
            <w:tcW w:w="2034" w:type="dxa"/>
            <w:tcBorders>
              <w:top w:val="single" w:sz="4" w:space="0" w:color="000000"/>
              <w:left w:val="single" w:sz="4" w:space="0" w:color="000000"/>
              <w:bottom w:val="single" w:sz="4" w:space="0" w:color="000000"/>
              <w:right w:val="single" w:sz="4" w:space="0" w:color="000000"/>
            </w:tcBorders>
            <w:shd w:val="clear" w:color="auto" w:fill="156082"/>
          </w:tcPr>
          <w:p w14:paraId="2FE76D37" w14:textId="77777777" w:rsidR="00CD5704" w:rsidRDefault="00F36159">
            <w:pPr>
              <w:spacing w:after="0" w:line="259" w:lineRule="auto"/>
              <w:ind w:left="0" w:right="0" w:firstLine="0"/>
            </w:pPr>
            <w:r>
              <w:rPr>
                <w:b/>
                <w:color w:val="FFFFFF"/>
              </w:rPr>
              <w:t xml:space="preserve">Property </w:t>
            </w:r>
          </w:p>
        </w:tc>
        <w:tc>
          <w:tcPr>
            <w:tcW w:w="1993" w:type="dxa"/>
            <w:tcBorders>
              <w:top w:val="single" w:sz="4" w:space="0" w:color="000000"/>
              <w:left w:val="single" w:sz="4" w:space="0" w:color="000000"/>
              <w:bottom w:val="single" w:sz="4" w:space="0" w:color="000000"/>
              <w:right w:val="single" w:sz="4" w:space="0" w:color="000000"/>
            </w:tcBorders>
            <w:shd w:val="clear" w:color="auto" w:fill="156082"/>
          </w:tcPr>
          <w:p w14:paraId="5C559D1D" w14:textId="77777777" w:rsidR="00CD5704" w:rsidRDefault="00F36159">
            <w:pPr>
              <w:spacing w:after="0" w:line="259" w:lineRule="auto"/>
              <w:ind w:left="1" w:right="0" w:firstLine="0"/>
            </w:pPr>
            <w:r>
              <w:rPr>
                <w:b/>
                <w:color w:val="FFFFFF"/>
              </w:rPr>
              <w:t xml:space="preserve">Value </w:t>
            </w:r>
          </w:p>
        </w:tc>
        <w:tc>
          <w:tcPr>
            <w:tcW w:w="2016" w:type="dxa"/>
            <w:tcBorders>
              <w:top w:val="single" w:sz="4" w:space="0" w:color="000000"/>
              <w:left w:val="single" w:sz="4" w:space="0" w:color="000000"/>
              <w:bottom w:val="single" w:sz="4" w:space="0" w:color="000000"/>
              <w:right w:val="single" w:sz="4" w:space="0" w:color="000000"/>
            </w:tcBorders>
            <w:shd w:val="clear" w:color="auto" w:fill="156082"/>
          </w:tcPr>
          <w:p w14:paraId="5B793BF9" w14:textId="77777777" w:rsidR="00CD5704" w:rsidRDefault="00F36159">
            <w:pPr>
              <w:spacing w:after="0" w:line="259" w:lineRule="auto"/>
              <w:ind w:left="1" w:right="0" w:firstLine="0"/>
            </w:pPr>
            <w:r>
              <w:rPr>
                <w:b/>
                <w:color w:val="FFFFFF"/>
              </w:rPr>
              <w:t xml:space="preserve">Basis </w:t>
            </w:r>
          </w:p>
        </w:tc>
        <w:tc>
          <w:tcPr>
            <w:tcW w:w="2672" w:type="dxa"/>
            <w:tcBorders>
              <w:top w:val="single" w:sz="4" w:space="0" w:color="000000"/>
              <w:left w:val="single" w:sz="4" w:space="0" w:color="000000"/>
              <w:bottom w:val="single" w:sz="4" w:space="0" w:color="000000"/>
              <w:right w:val="single" w:sz="4" w:space="0" w:color="000000"/>
            </w:tcBorders>
            <w:shd w:val="clear" w:color="auto" w:fill="156082"/>
          </w:tcPr>
          <w:p w14:paraId="54FEA283" w14:textId="77777777" w:rsidR="00CD5704" w:rsidRDefault="00F36159">
            <w:pPr>
              <w:spacing w:after="0" w:line="259" w:lineRule="auto"/>
              <w:ind w:left="2" w:right="0" w:firstLine="0"/>
            </w:pPr>
            <w:r>
              <w:rPr>
                <w:b/>
                <w:color w:val="FFFFFF"/>
              </w:rPr>
              <w:t xml:space="preserve">Aspen attribute </w:t>
            </w:r>
          </w:p>
        </w:tc>
        <w:tc>
          <w:tcPr>
            <w:tcW w:w="2075" w:type="dxa"/>
            <w:tcBorders>
              <w:top w:val="single" w:sz="4" w:space="0" w:color="000000"/>
              <w:left w:val="single" w:sz="4" w:space="0" w:color="000000"/>
              <w:bottom w:val="single" w:sz="4" w:space="0" w:color="000000"/>
              <w:right w:val="single" w:sz="4" w:space="0" w:color="000000"/>
            </w:tcBorders>
            <w:shd w:val="clear" w:color="auto" w:fill="156082"/>
          </w:tcPr>
          <w:p w14:paraId="47AD5A60" w14:textId="77777777" w:rsidR="00CD5704" w:rsidRDefault="00F36159">
            <w:pPr>
              <w:spacing w:after="0" w:line="259" w:lineRule="auto"/>
              <w:ind w:left="1" w:right="0" w:firstLine="0"/>
            </w:pPr>
            <w:r>
              <w:rPr>
                <w:b/>
                <w:color w:val="FFFFFF"/>
              </w:rPr>
              <w:t xml:space="preserve">Comment </w:t>
            </w:r>
          </w:p>
        </w:tc>
      </w:tr>
      <w:tr w:rsidR="00CD5704" w14:paraId="678FB65A" w14:textId="77777777">
        <w:trPr>
          <w:trHeight w:val="560"/>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66382306" w14:textId="77777777" w:rsidR="00CD5704" w:rsidRDefault="00F36159">
            <w:pPr>
              <w:spacing w:after="0" w:line="259" w:lineRule="auto"/>
              <w:ind w:left="0" w:right="0" w:firstLine="0"/>
            </w:pPr>
            <w:r>
              <w:t xml:space="preserve">Moisture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12A48422" w14:textId="77777777" w:rsidR="00CD5704" w:rsidRDefault="00F36159">
            <w:pPr>
              <w:spacing w:after="0" w:line="259" w:lineRule="auto"/>
              <w:ind w:left="1" w:right="0" w:firstLine="0"/>
            </w:pPr>
            <w:r>
              <w:t xml:space="preserve">20.0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4C6DD5DB" w14:textId="77777777" w:rsidR="00CD5704" w:rsidRDefault="00F36159">
            <w:pPr>
              <w:spacing w:after="0" w:line="259" w:lineRule="auto"/>
              <w:ind w:left="1" w:right="0" w:firstLine="0"/>
            </w:pPr>
            <w:commentRangeStart w:id="12"/>
            <w:commentRangeStart w:id="13"/>
            <w:commentRangeStart w:id="14"/>
            <w:r>
              <w:t xml:space="preserve">As-received </w:t>
            </w:r>
            <w:commentRangeEnd w:id="12"/>
            <w:r w:rsidR="00333AB4">
              <w:rPr>
                <w:rStyle w:val="CommentReference"/>
                <w:sz w:val="24"/>
                <w:szCs w:val="24"/>
              </w:rPr>
              <w:commentReference w:id="12"/>
            </w:r>
            <w:commentRangeEnd w:id="13"/>
            <w:r w:rsidR="007A78D2">
              <w:rPr>
                <w:rStyle w:val="CommentReference"/>
                <w:sz w:val="24"/>
                <w:szCs w:val="24"/>
              </w:rPr>
              <w:commentReference w:id="13"/>
            </w:r>
            <w:commentRangeEnd w:id="14"/>
            <w:r w:rsidR="00953788">
              <w:rPr>
                <w:rStyle w:val="CommentReference"/>
                <w:sz w:val="24"/>
                <w:szCs w:val="24"/>
              </w:rPr>
              <w:commentReference w:id="14"/>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2CB213AB" w14:textId="77777777" w:rsidR="00CD5704" w:rsidRDefault="00F36159">
            <w:pPr>
              <w:spacing w:after="0" w:line="259" w:lineRule="auto"/>
              <w:ind w:left="2" w:right="0" w:firstLine="0"/>
            </w:pPr>
            <w:r>
              <w:t xml:space="preserve">PROXANAL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46A94A2F" w14:textId="77777777" w:rsidR="00CD5704" w:rsidRDefault="00F36159">
            <w:pPr>
              <w:spacing w:after="0" w:line="259" w:lineRule="auto"/>
              <w:ind w:left="1" w:right="0" w:firstLine="0"/>
            </w:pPr>
            <w:r>
              <w:t xml:space="preserve">Sub-bituminous characteristic </w:t>
            </w:r>
          </w:p>
        </w:tc>
      </w:tr>
      <w:tr w:rsidR="00CD5704" w14:paraId="2923B2F7" w14:textId="77777777">
        <w:trPr>
          <w:trHeight w:val="564"/>
        </w:trPr>
        <w:tc>
          <w:tcPr>
            <w:tcW w:w="2034" w:type="dxa"/>
            <w:tcBorders>
              <w:top w:val="single" w:sz="4" w:space="0" w:color="000000"/>
              <w:left w:val="single" w:sz="4" w:space="0" w:color="000000"/>
              <w:bottom w:val="single" w:sz="4" w:space="0" w:color="000000"/>
              <w:right w:val="single" w:sz="4" w:space="0" w:color="000000"/>
            </w:tcBorders>
          </w:tcPr>
          <w:p w14:paraId="0F538D44" w14:textId="77777777" w:rsidR="00CD5704" w:rsidRDefault="00F36159">
            <w:pPr>
              <w:spacing w:after="0" w:line="259" w:lineRule="auto"/>
              <w:ind w:left="0" w:right="0" w:firstLine="0"/>
            </w:pPr>
            <w:r>
              <w:t xml:space="preserve">Volatile matter </w:t>
            </w:r>
          </w:p>
        </w:tc>
        <w:tc>
          <w:tcPr>
            <w:tcW w:w="1993" w:type="dxa"/>
            <w:tcBorders>
              <w:top w:val="single" w:sz="4" w:space="0" w:color="000000"/>
              <w:left w:val="single" w:sz="4" w:space="0" w:color="000000"/>
              <w:bottom w:val="single" w:sz="4" w:space="0" w:color="000000"/>
              <w:right w:val="single" w:sz="4" w:space="0" w:color="000000"/>
            </w:tcBorders>
          </w:tcPr>
          <w:p w14:paraId="135F12C4" w14:textId="77777777" w:rsidR="00CD5704" w:rsidRDefault="00F36159">
            <w:pPr>
              <w:spacing w:after="0" w:line="259" w:lineRule="auto"/>
              <w:ind w:left="1" w:right="0" w:firstLine="0"/>
            </w:pPr>
            <w:r>
              <w:t xml:space="preserve">33.0 wt% </w:t>
            </w:r>
          </w:p>
        </w:tc>
        <w:tc>
          <w:tcPr>
            <w:tcW w:w="2016" w:type="dxa"/>
            <w:tcBorders>
              <w:top w:val="single" w:sz="4" w:space="0" w:color="000000"/>
              <w:left w:val="single" w:sz="4" w:space="0" w:color="000000"/>
              <w:bottom w:val="single" w:sz="4" w:space="0" w:color="000000"/>
              <w:right w:val="single" w:sz="4" w:space="0" w:color="000000"/>
            </w:tcBorders>
          </w:tcPr>
          <w:p w14:paraId="415FB15C"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tcPr>
          <w:p w14:paraId="0F23ED31" w14:textId="77777777" w:rsidR="00CD5704" w:rsidRDefault="00F36159">
            <w:pPr>
              <w:spacing w:after="0" w:line="259" w:lineRule="auto"/>
              <w:ind w:left="2" w:right="0" w:firstLine="0"/>
            </w:pPr>
            <w:r>
              <w:t xml:space="preserve">PROXANAL </w:t>
            </w:r>
          </w:p>
        </w:tc>
        <w:tc>
          <w:tcPr>
            <w:tcW w:w="2075" w:type="dxa"/>
            <w:tcBorders>
              <w:top w:val="single" w:sz="4" w:space="0" w:color="000000"/>
              <w:left w:val="single" w:sz="4" w:space="0" w:color="000000"/>
              <w:bottom w:val="single" w:sz="4" w:space="0" w:color="000000"/>
              <w:right w:val="single" w:sz="4" w:space="0" w:color="000000"/>
            </w:tcBorders>
          </w:tcPr>
          <w:p w14:paraId="704F3150" w14:textId="77777777" w:rsidR="00CD5704" w:rsidRDefault="00F36159">
            <w:pPr>
              <w:spacing w:after="0" w:line="259" w:lineRule="auto"/>
              <w:ind w:left="1" w:right="17" w:firstLine="0"/>
            </w:pPr>
            <w:r>
              <w:t xml:space="preserve">Drives yield split in R-101 </w:t>
            </w:r>
          </w:p>
        </w:tc>
      </w:tr>
      <w:tr w:rsidR="00CD5704" w14:paraId="03C798DB" w14:textId="77777777">
        <w:trPr>
          <w:trHeight w:val="559"/>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59956C98" w14:textId="77777777" w:rsidR="00CD5704" w:rsidRDefault="00F36159">
            <w:pPr>
              <w:spacing w:after="0" w:line="259" w:lineRule="auto"/>
              <w:ind w:left="0" w:right="0" w:firstLine="0"/>
            </w:pPr>
            <w:r>
              <w:t xml:space="preserve">Fixed carbon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5473EC44" w14:textId="77777777" w:rsidR="00CD5704" w:rsidRDefault="00F36159">
            <w:pPr>
              <w:spacing w:after="0" w:line="259" w:lineRule="auto"/>
              <w:ind w:left="1" w:right="0" w:firstLine="0"/>
            </w:pPr>
            <w:r>
              <w:t xml:space="preserve">37.0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7E3BDFDD"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5A082874" w14:textId="77777777" w:rsidR="00CD5704" w:rsidRDefault="00F36159">
            <w:pPr>
              <w:spacing w:after="0" w:line="259" w:lineRule="auto"/>
              <w:ind w:left="2" w:right="0" w:firstLine="0"/>
            </w:pPr>
            <w:r>
              <w:t xml:space="preserve">PROXANAL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0604DE0F" w14:textId="77777777" w:rsidR="00CD5704" w:rsidRDefault="00F36159">
            <w:pPr>
              <w:spacing w:after="0" w:line="259" w:lineRule="auto"/>
              <w:ind w:left="1" w:right="0" w:firstLine="0"/>
            </w:pPr>
            <w:r>
              <w:t xml:space="preserve">Primary reactive carbon </w:t>
            </w:r>
          </w:p>
        </w:tc>
      </w:tr>
      <w:tr w:rsidR="00CD5704" w14:paraId="78E710FE" w14:textId="77777777">
        <w:trPr>
          <w:trHeight w:val="567"/>
        </w:trPr>
        <w:tc>
          <w:tcPr>
            <w:tcW w:w="2034" w:type="dxa"/>
            <w:tcBorders>
              <w:top w:val="single" w:sz="4" w:space="0" w:color="000000"/>
              <w:left w:val="single" w:sz="4" w:space="0" w:color="000000"/>
              <w:bottom w:val="single" w:sz="4" w:space="0" w:color="000000"/>
              <w:right w:val="single" w:sz="4" w:space="0" w:color="000000"/>
            </w:tcBorders>
          </w:tcPr>
          <w:p w14:paraId="1B3FADE7" w14:textId="77777777" w:rsidR="00CD5704" w:rsidRDefault="00F36159">
            <w:pPr>
              <w:spacing w:after="0" w:line="259" w:lineRule="auto"/>
              <w:ind w:left="0" w:right="0" w:firstLine="0"/>
            </w:pPr>
            <w:r>
              <w:t xml:space="preserve">Ash </w:t>
            </w:r>
          </w:p>
        </w:tc>
        <w:tc>
          <w:tcPr>
            <w:tcW w:w="1993" w:type="dxa"/>
            <w:tcBorders>
              <w:top w:val="single" w:sz="4" w:space="0" w:color="000000"/>
              <w:left w:val="single" w:sz="4" w:space="0" w:color="000000"/>
              <w:bottom w:val="single" w:sz="4" w:space="0" w:color="000000"/>
              <w:right w:val="single" w:sz="4" w:space="0" w:color="000000"/>
            </w:tcBorders>
          </w:tcPr>
          <w:p w14:paraId="74FF2E10" w14:textId="77777777" w:rsidR="00CD5704" w:rsidRDefault="00F36159">
            <w:pPr>
              <w:spacing w:after="0" w:line="259" w:lineRule="auto"/>
              <w:ind w:left="1" w:right="0" w:firstLine="0"/>
            </w:pPr>
            <w:r>
              <w:t xml:space="preserve">10.0 wt% </w:t>
            </w:r>
          </w:p>
        </w:tc>
        <w:tc>
          <w:tcPr>
            <w:tcW w:w="2016" w:type="dxa"/>
            <w:tcBorders>
              <w:top w:val="single" w:sz="4" w:space="0" w:color="000000"/>
              <w:left w:val="single" w:sz="4" w:space="0" w:color="000000"/>
              <w:bottom w:val="single" w:sz="4" w:space="0" w:color="000000"/>
              <w:right w:val="single" w:sz="4" w:space="0" w:color="000000"/>
            </w:tcBorders>
          </w:tcPr>
          <w:p w14:paraId="7C971006"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tcPr>
          <w:p w14:paraId="4A4EABE4" w14:textId="77777777" w:rsidR="00CD5704" w:rsidRDefault="00F36159">
            <w:pPr>
              <w:spacing w:after="0" w:line="259" w:lineRule="auto"/>
              <w:ind w:left="2" w:right="0" w:firstLine="0"/>
            </w:pPr>
            <w:r>
              <w:t xml:space="preserve">PROXANAL </w:t>
            </w:r>
          </w:p>
        </w:tc>
        <w:tc>
          <w:tcPr>
            <w:tcW w:w="2075" w:type="dxa"/>
            <w:tcBorders>
              <w:top w:val="single" w:sz="4" w:space="0" w:color="000000"/>
              <w:left w:val="single" w:sz="4" w:space="0" w:color="000000"/>
              <w:bottom w:val="single" w:sz="4" w:space="0" w:color="000000"/>
              <w:right w:val="single" w:sz="4" w:space="0" w:color="000000"/>
            </w:tcBorders>
          </w:tcPr>
          <w:p w14:paraId="47253174" w14:textId="77777777" w:rsidR="00CD5704" w:rsidRDefault="00F36159">
            <w:pPr>
              <w:spacing w:after="0" w:line="259" w:lineRule="auto"/>
              <w:ind w:left="1" w:right="0" w:firstLine="0"/>
            </w:pPr>
            <w:r>
              <w:t xml:space="preserve">Exits as inert C (CISOLID) </w:t>
            </w:r>
          </w:p>
        </w:tc>
      </w:tr>
      <w:tr w:rsidR="00CD5704" w14:paraId="586300A7" w14:textId="77777777">
        <w:trPr>
          <w:trHeight w:val="559"/>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5383E904" w14:textId="77777777" w:rsidR="00CD5704" w:rsidRDefault="00F36159">
            <w:pPr>
              <w:spacing w:after="0" w:line="259" w:lineRule="auto"/>
              <w:ind w:left="0" w:right="0" w:firstLine="0"/>
            </w:pPr>
            <w:r>
              <w:t xml:space="preserve">Carbon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068F2B54" w14:textId="77777777" w:rsidR="00CD5704" w:rsidRDefault="00F36159">
            <w:pPr>
              <w:spacing w:after="0" w:line="259" w:lineRule="auto"/>
              <w:ind w:left="1" w:right="0" w:firstLine="0"/>
            </w:pPr>
            <w:r>
              <w:t xml:space="preserve">65.7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3D7DE612"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21F00EFE" w14:textId="77777777" w:rsidR="00CD5704" w:rsidRDefault="00F36159">
            <w:pPr>
              <w:spacing w:after="0" w:line="259" w:lineRule="auto"/>
              <w:ind w:left="2" w:right="0" w:firstLine="0"/>
            </w:pPr>
            <w:r>
              <w:t xml:space="preserve">ULTANAL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117BE092" w14:textId="77777777" w:rsidR="00CD5704" w:rsidRDefault="00F36159">
            <w:pPr>
              <w:spacing w:after="0" w:line="259" w:lineRule="auto"/>
              <w:ind w:left="1" w:right="0" w:firstLine="0"/>
            </w:pPr>
            <w:r>
              <w:t xml:space="preserve">Main gasification element </w:t>
            </w:r>
          </w:p>
        </w:tc>
      </w:tr>
      <w:tr w:rsidR="00CD5704" w14:paraId="4FDDC228" w14:textId="77777777">
        <w:trPr>
          <w:trHeight w:val="564"/>
        </w:trPr>
        <w:tc>
          <w:tcPr>
            <w:tcW w:w="2034" w:type="dxa"/>
            <w:tcBorders>
              <w:top w:val="single" w:sz="4" w:space="0" w:color="000000"/>
              <w:left w:val="single" w:sz="4" w:space="0" w:color="000000"/>
              <w:bottom w:val="single" w:sz="4" w:space="0" w:color="000000"/>
              <w:right w:val="single" w:sz="4" w:space="0" w:color="000000"/>
            </w:tcBorders>
          </w:tcPr>
          <w:p w14:paraId="691CE8AC" w14:textId="77777777" w:rsidR="00CD5704" w:rsidRDefault="00F36159">
            <w:pPr>
              <w:spacing w:after="0" w:line="259" w:lineRule="auto"/>
              <w:ind w:left="0" w:right="0" w:firstLine="0"/>
            </w:pPr>
            <w:r>
              <w:t xml:space="preserve">Hydrogen </w:t>
            </w:r>
          </w:p>
        </w:tc>
        <w:tc>
          <w:tcPr>
            <w:tcW w:w="1993" w:type="dxa"/>
            <w:tcBorders>
              <w:top w:val="single" w:sz="4" w:space="0" w:color="000000"/>
              <w:left w:val="single" w:sz="4" w:space="0" w:color="000000"/>
              <w:bottom w:val="single" w:sz="4" w:space="0" w:color="000000"/>
              <w:right w:val="single" w:sz="4" w:space="0" w:color="000000"/>
            </w:tcBorders>
          </w:tcPr>
          <w:p w14:paraId="1516FECE" w14:textId="77777777" w:rsidR="00CD5704" w:rsidRDefault="00F36159">
            <w:pPr>
              <w:spacing w:after="0" w:line="259" w:lineRule="auto"/>
              <w:ind w:left="1" w:right="0" w:firstLine="0"/>
            </w:pPr>
            <w:r>
              <w:t xml:space="preserve">5.0 wt% </w:t>
            </w:r>
          </w:p>
        </w:tc>
        <w:tc>
          <w:tcPr>
            <w:tcW w:w="2016" w:type="dxa"/>
            <w:tcBorders>
              <w:top w:val="single" w:sz="4" w:space="0" w:color="000000"/>
              <w:left w:val="single" w:sz="4" w:space="0" w:color="000000"/>
              <w:bottom w:val="single" w:sz="4" w:space="0" w:color="000000"/>
              <w:right w:val="single" w:sz="4" w:space="0" w:color="000000"/>
            </w:tcBorders>
          </w:tcPr>
          <w:p w14:paraId="2E39E307"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tcPr>
          <w:p w14:paraId="7DC7543D" w14:textId="77777777" w:rsidR="00CD5704" w:rsidRDefault="00F36159">
            <w:pPr>
              <w:spacing w:after="0" w:line="259" w:lineRule="auto"/>
              <w:ind w:left="2" w:right="0" w:firstLine="0"/>
            </w:pPr>
            <w:r>
              <w:t xml:space="preserve">ULTANAL </w:t>
            </w:r>
          </w:p>
        </w:tc>
        <w:tc>
          <w:tcPr>
            <w:tcW w:w="2075" w:type="dxa"/>
            <w:tcBorders>
              <w:top w:val="single" w:sz="4" w:space="0" w:color="000000"/>
              <w:left w:val="single" w:sz="4" w:space="0" w:color="000000"/>
              <w:bottom w:val="single" w:sz="4" w:space="0" w:color="000000"/>
              <w:right w:val="single" w:sz="4" w:space="0" w:color="000000"/>
            </w:tcBorders>
          </w:tcPr>
          <w:p w14:paraId="62F79A0D" w14:textId="77777777" w:rsidR="00CD5704" w:rsidRDefault="00F36159">
            <w:pPr>
              <w:spacing w:after="0" w:line="259" w:lineRule="auto"/>
              <w:ind w:left="1" w:right="0" w:firstLine="0"/>
            </w:pPr>
            <w:r>
              <w:t xml:space="preserve">Water-gas reaction contributor </w:t>
            </w:r>
          </w:p>
        </w:tc>
      </w:tr>
      <w:tr w:rsidR="00CD5704" w14:paraId="7803ABB8" w14:textId="77777777">
        <w:trPr>
          <w:trHeight w:val="559"/>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096E65C8" w14:textId="77777777" w:rsidR="00CD5704" w:rsidRDefault="00F36159">
            <w:pPr>
              <w:spacing w:after="0" w:line="259" w:lineRule="auto"/>
              <w:ind w:left="0" w:right="0" w:firstLine="0"/>
            </w:pPr>
            <w:r>
              <w:t xml:space="preserve">Nitrogen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6B4356B0" w14:textId="77777777" w:rsidR="00CD5704" w:rsidRDefault="00F36159">
            <w:pPr>
              <w:spacing w:after="0" w:line="259" w:lineRule="auto"/>
              <w:ind w:left="1" w:right="0" w:firstLine="0"/>
            </w:pPr>
            <w:r>
              <w:t xml:space="preserve">1.1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11617E26"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643133F8" w14:textId="77777777" w:rsidR="00CD5704" w:rsidRDefault="00F36159">
            <w:pPr>
              <w:spacing w:after="0" w:line="259" w:lineRule="auto"/>
              <w:ind w:left="2" w:right="0" w:firstLine="0"/>
            </w:pPr>
            <w:r>
              <w:t xml:space="preserve">ULTANAL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4EA3ABD3" w14:textId="77777777" w:rsidR="00CD5704" w:rsidRDefault="00F36159">
            <w:pPr>
              <w:spacing w:after="0" w:line="259" w:lineRule="auto"/>
              <w:ind w:left="1" w:right="29" w:firstLine="0"/>
            </w:pPr>
            <w:r>
              <w:t xml:space="preserve">Trace N₂ in product gas </w:t>
            </w:r>
          </w:p>
        </w:tc>
      </w:tr>
      <w:tr w:rsidR="00CD5704" w14:paraId="3F0E558D" w14:textId="77777777">
        <w:trPr>
          <w:trHeight w:val="288"/>
        </w:trPr>
        <w:tc>
          <w:tcPr>
            <w:tcW w:w="2034" w:type="dxa"/>
            <w:tcBorders>
              <w:top w:val="single" w:sz="4" w:space="0" w:color="000000"/>
              <w:left w:val="single" w:sz="4" w:space="0" w:color="000000"/>
              <w:bottom w:val="single" w:sz="4" w:space="0" w:color="000000"/>
              <w:right w:val="single" w:sz="4" w:space="0" w:color="000000"/>
            </w:tcBorders>
          </w:tcPr>
          <w:p w14:paraId="3FDFAB87" w14:textId="77777777" w:rsidR="00CD5704" w:rsidRDefault="00F36159">
            <w:pPr>
              <w:spacing w:after="0" w:line="259" w:lineRule="auto"/>
              <w:ind w:left="0" w:right="0" w:firstLine="0"/>
            </w:pPr>
            <w:r>
              <w:t xml:space="preserve">Chlorine </w:t>
            </w:r>
          </w:p>
        </w:tc>
        <w:tc>
          <w:tcPr>
            <w:tcW w:w="1993" w:type="dxa"/>
            <w:tcBorders>
              <w:top w:val="single" w:sz="4" w:space="0" w:color="000000"/>
              <w:left w:val="single" w:sz="4" w:space="0" w:color="000000"/>
              <w:bottom w:val="single" w:sz="4" w:space="0" w:color="000000"/>
              <w:right w:val="single" w:sz="4" w:space="0" w:color="000000"/>
            </w:tcBorders>
          </w:tcPr>
          <w:p w14:paraId="02C43349" w14:textId="77777777" w:rsidR="00CD5704" w:rsidRDefault="00F36159">
            <w:pPr>
              <w:spacing w:after="0" w:line="259" w:lineRule="auto"/>
              <w:ind w:left="1" w:right="0" w:firstLine="0"/>
            </w:pPr>
            <w:r>
              <w:t xml:space="preserve">0.05 wt% </w:t>
            </w:r>
          </w:p>
        </w:tc>
        <w:tc>
          <w:tcPr>
            <w:tcW w:w="2016" w:type="dxa"/>
            <w:tcBorders>
              <w:top w:val="single" w:sz="4" w:space="0" w:color="000000"/>
              <w:left w:val="single" w:sz="4" w:space="0" w:color="000000"/>
              <w:bottom w:val="single" w:sz="4" w:space="0" w:color="000000"/>
              <w:right w:val="single" w:sz="4" w:space="0" w:color="000000"/>
            </w:tcBorders>
          </w:tcPr>
          <w:p w14:paraId="3BF037CF"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tcPr>
          <w:p w14:paraId="0999D433" w14:textId="77777777" w:rsidR="00CD5704" w:rsidRDefault="00F36159">
            <w:pPr>
              <w:spacing w:after="0" w:line="259" w:lineRule="auto"/>
              <w:ind w:left="2" w:right="0" w:firstLine="0"/>
            </w:pPr>
            <w:r>
              <w:t xml:space="preserve">ULTANAL </w:t>
            </w:r>
          </w:p>
        </w:tc>
        <w:tc>
          <w:tcPr>
            <w:tcW w:w="2075" w:type="dxa"/>
            <w:tcBorders>
              <w:top w:val="single" w:sz="4" w:space="0" w:color="000000"/>
              <w:left w:val="single" w:sz="4" w:space="0" w:color="000000"/>
              <w:bottom w:val="single" w:sz="4" w:space="0" w:color="000000"/>
              <w:right w:val="single" w:sz="4" w:space="0" w:color="000000"/>
            </w:tcBorders>
          </w:tcPr>
          <w:p w14:paraId="6D6E6465" w14:textId="77777777" w:rsidR="00CD5704" w:rsidRDefault="00F36159">
            <w:pPr>
              <w:spacing w:after="0" w:line="259" w:lineRule="auto"/>
              <w:ind w:left="1" w:right="0" w:firstLine="0"/>
            </w:pPr>
            <w:r>
              <w:t xml:space="preserve">Minor impurity </w:t>
            </w:r>
          </w:p>
        </w:tc>
      </w:tr>
      <w:tr w:rsidR="00CD5704" w14:paraId="738A35AF" w14:textId="77777777">
        <w:trPr>
          <w:trHeight w:val="559"/>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23F4DA91" w14:textId="77777777" w:rsidR="00CD5704" w:rsidRDefault="00F36159">
            <w:pPr>
              <w:spacing w:after="0" w:line="259" w:lineRule="auto"/>
              <w:ind w:left="0" w:right="0" w:firstLine="0"/>
            </w:pPr>
            <w:r>
              <w:t xml:space="preserve">Sulfur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0371A613" w14:textId="77777777" w:rsidR="00CD5704" w:rsidRDefault="00F36159">
            <w:pPr>
              <w:spacing w:after="0" w:line="259" w:lineRule="auto"/>
              <w:ind w:left="1" w:right="0" w:firstLine="0"/>
            </w:pPr>
            <w:r>
              <w:t xml:space="preserve">0.4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39FCDFA0"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351BC3DC" w14:textId="77777777" w:rsidR="00CD5704" w:rsidRDefault="00F36159">
            <w:pPr>
              <w:spacing w:after="0" w:line="259" w:lineRule="auto"/>
              <w:ind w:left="2" w:right="0" w:firstLine="0"/>
              <w:jc w:val="both"/>
            </w:pPr>
            <w:r>
              <w:t xml:space="preserve">ULTANAL/SULFANAL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05359462" w14:textId="77777777" w:rsidR="00CD5704" w:rsidRDefault="00F36159">
            <w:pPr>
              <w:spacing w:after="0" w:line="259" w:lineRule="auto"/>
              <w:ind w:left="1" w:right="0" w:firstLine="0"/>
            </w:pPr>
            <w:r>
              <w:t xml:space="preserve">H₂S basis for FeOx purifier </w:t>
            </w:r>
          </w:p>
        </w:tc>
      </w:tr>
      <w:tr w:rsidR="00CD5704" w14:paraId="38E44EB0" w14:textId="77777777">
        <w:trPr>
          <w:trHeight w:val="289"/>
        </w:trPr>
        <w:tc>
          <w:tcPr>
            <w:tcW w:w="2034" w:type="dxa"/>
            <w:tcBorders>
              <w:top w:val="single" w:sz="4" w:space="0" w:color="000000"/>
              <w:left w:val="single" w:sz="4" w:space="0" w:color="000000"/>
              <w:bottom w:val="single" w:sz="4" w:space="0" w:color="000000"/>
              <w:right w:val="single" w:sz="4" w:space="0" w:color="000000"/>
            </w:tcBorders>
          </w:tcPr>
          <w:p w14:paraId="183A82B9" w14:textId="77777777" w:rsidR="00CD5704" w:rsidRDefault="00F36159">
            <w:pPr>
              <w:spacing w:after="0" w:line="259" w:lineRule="auto"/>
              <w:ind w:left="0" w:right="0" w:firstLine="0"/>
            </w:pPr>
            <w:r>
              <w:lastRenderedPageBreak/>
              <w:t xml:space="preserve">Oxygen </w:t>
            </w:r>
          </w:p>
        </w:tc>
        <w:tc>
          <w:tcPr>
            <w:tcW w:w="1993" w:type="dxa"/>
            <w:tcBorders>
              <w:top w:val="single" w:sz="4" w:space="0" w:color="000000"/>
              <w:left w:val="single" w:sz="4" w:space="0" w:color="000000"/>
              <w:bottom w:val="single" w:sz="4" w:space="0" w:color="000000"/>
              <w:right w:val="single" w:sz="4" w:space="0" w:color="000000"/>
            </w:tcBorders>
          </w:tcPr>
          <w:p w14:paraId="17B5A855" w14:textId="77777777" w:rsidR="00CD5704" w:rsidRDefault="00F36159">
            <w:pPr>
              <w:spacing w:after="0" w:line="259" w:lineRule="auto"/>
              <w:ind w:left="1" w:right="0" w:firstLine="0"/>
            </w:pPr>
            <w:r>
              <w:t xml:space="preserve">17.75 wt% </w:t>
            </w:r>
          </w:p>
        </w:tc>
        <w:tc>
          <w:tcPr>
            <w:tcW w:w="2016" w:type="dxa"/>
            <w:tcBorders>
              <w:top w:val="single" w:sz="4" w:space="0" w:color="000000"/>
              <w:left w:val="single" w:sz="4" w:space="0" w:color="000000"/>
              <w:bottom w:val="single" w:sz="4" w:space="0" w:color="000000"/>
              <w:right w:val="single" w:sz="4" w:space="0" w:color="000000"/>
            </w:tcBorders>
          </w:tcPr>
          <w:p w14:paraId="2F079667"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tcPr>
          <w:p w14:paraId="5121B8DF" w14:textId="77777777" w:rsidR="00CD5704" w:rsidRDefault="00F36159">
            <w:pPr>
              <w:spacing w:after="0" w:line="259" w:lineRule="auto"/>
              <w:ind w:left="2" w:right="0" w:firstLine="0"/>
            </w:pPr>
            <w:r>
              <w:t xml:space="preserve">ULTANAL </w:t>
            </w:r>
          </w:p>
        </w:tc>
        <w:tc>
          <w:tcPr>
            <w:tcW w:w="2075" w:type="dxa"/>
            <w:tcBorders>
              <w:top w:val="single" w:sz="4" w:space="0" w:color="000000"/>
              <w:left w:val="single" w:sz="4" w:space="0" w:color="000000"/>
              <w:bottom w:val="single" w:sz="4" w:space="0" w:color="000000"/>
              <w:right w:val="single" w:sz="4" w:space="0" w:color="000000"/>
            </w:tcBorders>
          </w:tcPr>
          <w:p w14:paraId="15BE197B" w14:textId="77777777" w:rsidR="00CD5704" w:rsidRDefault="00F36159">
            <w:pPr>
              <w:spacing w:after="0" w:line="259" w:lineRule="auto"/>
              <w:ind w:left="1" w:right="0" w:firstLine="0"/>
            </w:pPr>
            <w:r>
              <w:t xml:space="preserve">By difference </w:t>
            </w:r>
          </w:p>
        </w:tc>
      </w:tr>
      <w:tr w:rsidR="00CD5704" w14:paraId="72AE6BBF" w14:textId="77777777">
        <w:trPr>
          <w:trHeight w:val="561"/>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29AB88F6" w14:textId="77777777" w:rsidR="00CD5704" w:rsidRDefault="00F36159">
            <w:pPr>
              <w:spacing w:after="0" w:line="259" w:lineRule="auto"/>
              <w:ind w:left="0" w:right="0" w:firstLine="0"/>
            </w:pPr>
            <w:r>
              <w:t xml:space="preserve">Pyritic S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34B202BC" w14:textId="77777777" w:rsidR="00CD5704" w:rsidRDefault="00F36159">
            <w:pPr>
              <w:spacing w:after="0" w:line="259" w:lineRule="auto"/>
              <w:ind w:left="1" w:right="0" w:firstLine="0"/>
            </w:pPr>
            <w:r>
              <w:t xml:space="preserve">0.13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2C1FB712"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57BF0009" w14:textId="77777777" w:rsidR="00CD5704" w:rsidRDefault="00F36159">
            <w:pPr>
              <w:spacing w:after="0" w:line="259" w:lineRule="auto"/>
              <w:ind w:left="2" w:right="0" w:firstLine="0"/>
            </w:pPr>
            <w:r>
              <w:t xml:space="preserve">SULFANAL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55713295" w14:textId="77777777" w:rsidR="00CD5704" w:rsidRDefault="00F36159">
            <w:pPr>
              <w:spacing w:after="0" w:line="259" w:lineRule="auto"/>
              <w:ind w:left="1" w:right="0" w:firstLine="0"/>
            </w:pPr>
            <w:r>
              <w:t xml:space="preserve">Sulfur form distribution </w:t>
            </w:r>
          </w:p>
        </w:tc>
      </w:tr>
      <w:tr w:rsidR="00CD5704" w14:paraId="54D2F6FA" w14:textId="77777777">
        <w:trPr>
          <w:trHeight w:val="564"/>
        </w:trPr>
        <w:tc>
          <w:tcPr>
            <w:tcW w:w="2034" w:type="dxa"/>
            <w:tcBorders>
              <w:top w:val="single" w:sz="4" w:space="0" w:color="000000"/>
              <w:left w:val="single" w:sz="4" w:space="0" w:color="000000"/>
              <w:bottom w:val="single" w:sz="4" w:space="0" w:color="000000"/>
              <w:right w:val="single" w:sz="4" w:space="0" w:color="000000"/>
            </w:tcBorders>
          </w:tcPr>
          <w:p w14:paraId="286874A0" w14:textId="77777777" w:rsidR="00CD5704" w:rsidRDefault="00F36159">
            <w:pPr>
              <w:spacing w:after="0" w:line="259" w:lineRule="auto"/>
              <w:ind w:left="0" w:right="0" w:firstLine="0"/>
            </w:pPr>
            <w:r>
              <w:t xml:space="preserve">Sulfate S </w:t>
            </w:r>
          </w:p>
        </w:tc>
        <w:tc>
          <w:tcPr>
            <w:tcW w:w="1993" w:type="dxa"/>
            <w:tcBorders>
              <w:top w:val="single" w:sz="4" w:space="0" w:color="000000"/>
              <w:left w:val="single" w:sz="4" w:space="0" w:color="000000"/>
              <w:bottom w:val="single" w:sz="4" w:space="0" w:color="000000"/>
              <w:right w:val="single" w:sz="4" w:space="0" w:color="000000"/>
            </w:tcBorders>
          </w:tcPr>
          <w:p w14:paraId="4A4EE9E1" w14:textId="77777777" w:rsidR="00CD5704" w:rsidRDefault="00F36159">
            <w:pPr>
              <w:spacing w:after="0" w:line="259" w:lineRule="auto"/>
              <w:ind w:left="1" w:right="0" w:firstLine="0"/>
            </w:pPr>
            <w:r>
              <w:t xml:space="preserve">0.13 wt% </w:t>
            </w:r>
          </w:p>
        </w:tc>
        <w:tc>
          <w:tcPr>
            <w:tcW w:w="2016" w:type="dxa"/>
            <w:tcBorders>
              <w:top w:val="single" w:sz="4" w:space="0" w:color="000000"/>
              <w:left w:val="single" w:sz="4" w:space="0" w:color="000000"/>
              <w:bottom w:val="single" w:sz="4" w:space="0" w:color="000000"/>
              <w:right w:val="single" w:sz="4" w:space="0" w:color="000000"/>
            </w:tcBorders>
          </w:tcPr>
          <w:p w14:paraId="506F28B7"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tcPr>
          <w:p w14:paraId="5379D55D" w14:textId="77777777" w:rsidR="00CD5704" w:rsidRDefault="00F36159">
            <w:pPr>
              <w:spacing w:after="0" w:line="259" w:lineRule="auto"/>
              <w:ind w:left="2" w:right="0" w:firstLine="0"/>
            </w:pPr>
            <w:r>
              <w:t xml:space="preserve">SULFANAL </w:t>
            </w:r>
          </w:p>
        </w:tc>
        <w:tc>
          <w:tcPr>
            <w:tcW w:w="2075" w:type="dxa"/>
            <w:tcBorders>
              <w:top w:val="single" w:sz="4" w:space="0" w:color="000000"/>
              <w:left w:val="single" w:sz="4" w:space="0" w:color="000000"/>
              <w:bottom w:val="single" w:sz="4" w:space="0" w:color="000000"/>
              <w:right w:val="single" w:sz="4" w:space="0" w:color="000000"/>
            </w:tcBorders>
          </w:tcPr>
          <w:p w14:paraId="03FB254F" w14:textId="77777777" w:rsidR="00CD5704" w:rsidRDefault="00F36159">
            <w:pPr>
              <w:spacing w:after="0" w:line="259" w:lineRule="auto"/>
              <w:ind w:left="1" w:right="0" w:firstLine="0"/>
            </w:pPr>
            <w:r>
              <w:t xml:space="preserve">Sulfur form distribution </w:t>
            </w:r>
          </w:p>
        </w:tc>
      </w:tr>
      <w:tr w:rsidR="00CD5704" w14:paraId="4E5916FD" w14:textId="77777777">
        <w:trPr>
          <w:trHeight w:val="559"/>
        </w:trPr>
        <w:tc>
          <w:tcPr>
            <w:tcW w:w="2034" w:type="dxa"/>
            <w:tcBorders>
              <w:top w:val="single" w:sz="4" w:space="0" w:color="000000"/>
              <w:left w:val="single" w:sz="4" w:space="0" w:color="000000"/>
              <w:bottom w:val="single" w:sz="4" w:space="0" w:color="000000"/>
              <w:right w:val="single" w:sz="4" w:space="0" w:color="000000"/>
            </w:tcBorders>
            <w:shd w:val="clear" w:color="auto" w:fill="C1E4F5"/>
          </w:tcPr>
          <w:p w14:paraId="3C59C643" w14:textId="77777777" w:rsidR="00CD5704" w:rsidRDefault="00F36159">
            <w:pPr>
              <w:spacing w:after="0" w:line="259" w:lineRule="auto"/>
              <w:ind w:left="0" w:right="0" w:firstLine="0"/>
            </w:pPr>
            <w:r>
              <w:t xml:space="preserve">Organic S </w:t>
            </w:r>
          </w:p>
        </w:tc>
        <w:tc>
          <w:tcPr>
            <w:tcW w:w="1993" w:type="dxa"/>
            <w:tcBorders>
              <w:top w:val="single" w:sz="4" w:space="0" w:color="000000"/>
              <w:left w:val="single" w:sz="4" w:space="0" w:color="000000"/>
              <w:bottom w:val="single" w:sz="4" w:space="0" w:color="000000"/>
              <w:right w:val="single" w:sz="4" w:space="0" w:color="000000"/>
            </w:tcBorders>
            <w:shd w:val="clear" w:color="auto" w:fill="C1E4F5"/>
          </w:tcPr>
          <w:p w14:paraId="5B17D254" w14:textId="77777777" w:rsidR="00CD5704" w:rsidRDefault="00F36159">
            <w:pPr>
              <w:spacing w:after="0" w:line="259" w:lineRule="auto"/>
              <w:ind w:left="1" w:right="0" w:firstLine="0"/>
            </w:pPr>
            <w:r>
              <w:t xml:space="preserve">0.14 wt% </w:t>
            </w:r>
          </w:p>
        </w:tc>
        <w:tc>
          <w:tcPr>
            <w:tcW w:w="2016" w:type="dxa"/>
            <w:tcBorders>
              <w:top w:val="single" w:sz="4" w:space="0" w:color="000000"/>
              <w:left w:val="single" w:sz="4" w:space="0" w:color="000000"/>
              <w:bottom w:val="single" w:sz="4" w:space="0" w:color="000000"/>
              <w:right w:val="single" w:sz="4" w:space="0" w:color="000000"/>
            </w:tcBorders>
            <w:shd w:val="clear" w:color="auto" w:fill="C1E4F5"/>
          </w:tcPr>
          <w:p w14:paraId="3BECC020" w14:textId="77777777" w:rsidR="00CD5704" w:rsidRDefault="00F36159">
            <w:pPr>
              <w:spacing w:after="0" w:line="259" w:lineRule="auto"/>
              <w:ind w:left="1" w:right="0" w:firstLine="0"/>
            </w:pPr>
            <w:r>
              <w:t xml:space="preserve">As-received </w:t>
            </w:r>
          </w:p>
        </w:tc>
        <w:tc>
          <w:tcPr>
            <w:tcW w:w="2672" w:type="dxa"/>
            <w:tcBorders>
              <w:top w:val="single" w:sz="4" w:space="0" w:color="000000"/>
              <w:left w:val="single" w:sz="4" w:space="0" w:color="000000"/>
              <w:bottom w:val="single" w:sz="4" w:space="0" w:color="000000"/>
              <w:right w:val="single" w:sz="4" w:space="0" w:color="000000"/>
            </w:tcBorders>
            <w:shd w:val="clear" w:color="auto" w:fill="C1E4F5"/>
          </w:tcPr>
          <w:p w14:paraId="04935CC7" w14:textId="77777777" w:rsidR="00CD5704" w:rsidRDefault="00F36159">
            <w:pPr>
              <w:spacing w:after="0" w:line="259" w:lineRule="auto"/>
              <w:ind w:left="2" w:right="0" w:firstLine="0"/>
            </w:pPr>
            <w:r>
              <w:t xml:space="preserve">SULFANAL </w:t>
            </w:r>
          </w:p>
        </w:tc>
        <w:tc>
          <w:tcPr>
            <w:tcW w:w="2075" w:type="dxa"/>
            <w:tcBorders>
              <w:top w:val="single" w:sz="4" w:space="0" w:color="000000"/>
              <w:left w:val="single" w:sz="4" w:space="0" w:color="000000"/>
              <w:bottom w:val="single" w:sz="4" w:space="0" w:color="000000"/>
              <w:right w:val="single" w:sz="4" w:space="0" w:color="000000"/>
            </w:tcBorders>
            <w:shd w:val="clear" w:color="auto" w:fill="C1E4F5"/>
          </w:tcPr>
          <w:p w14:paraId="245AE6E8" w14:textId="77777777" w:rsidR="00CD5704" w:rsidRDefault="00F36159">
            <w:pPr>
              <w:spacing w:after="0" w:line="259" w:lineRule="auto"/>
              <w:ind w:left="1" w:right="0" w:firstLine="0"/>
            </w:pPr>
            <w:r>
              <w:t xml:space="preserve">Sulfur form distribution </w:t>
            </w:r>
          </w:p>
        </w:tc>
      </w:tr>
    </w:tbl>
    <w:p w14:paraId="4AD3D767" w14:textId="77777777" w:rsidR="00CD5704" w:rsidRDefault="00F36159">
      <w:pPr>
        <w:spacing w:after="115" w:line="259" w:lineRule="auto"/>
        <w:ind w:left="0" w:right="0" w:firstLine="0"/>
      </w:pPr>
      <w:r>
        <w:t xml:space="preserve"> </w:t>
      </w:r>
    </w:p>
    <w:p w14:paraId="3BFB6F0C" w14:textId="77777777" w:rsidR="00CD5704" w:rsidRDefault="00F36159">
      <w:pPr>
        <w:spacing w:after="187" w:line="259" w:lineRule="auto"/>
        <w:ind w:left="0" w:right="0" w:firstLine="0"/>
      </w:pPr>
      <w:r>
        <w:t xml:space="preserve"> </w:t>
      </w:r>
    </w:p>
    <w:p w14:paraId="37DFF707" w14:textId="77777777" w:rsidR="00CD5704" w:rsidRDefault="00F36159">
      <w:pPr>
        <w:pStyle w:val="Heading1"/>
        <w:spacing w:after="78"/>
        <w:ind w:left="304" w:hanging="319"/>
      </w:pPr>
      <w:r>
        <w:t xml:space="preserve">Process Description, Reaction Chemistry, and Thermodynamics </w:t>
      </w:r>
    </w:p>
    <w:p w14:paraId="26148EF4" w14:textId="77777777" w:rsidR="00CD5704" w:rsidRDefault="00F36159">
      <w:pPr>
        <w:pStyle w:val="Heading2"/>
        <w:ind w:left="345" w:hanging="360"/>
      </w:pPr>
      <w:r>
        <w:t xml:space="preserve">Unit-by-unit process description </w:t>
      </w:r>
    </w:p>
    <w:p w14:paraId="7DBCDE16" w14:textId="77777777" w:rsidR="00CD5704" w:rsidRDefault="00F36159">
      <w:pPr>
        <w:spacing w:after="0" w:line="359" w:lineRule="auto"/>
        <w:ind w:left="-5"/>
      </w:pPr>
      <w:r>
        <w:t xml:space="preserve">Coal arrives by rail/ferry at the Lake Station coal yard and is modeled as 7,100 kg/h of as-received coal. The coal is modeled as Renton/Newcastle sub-bituminous coal. Proximate and ultimate analyses are given in Table </w:t>
      </w:r>
    </w:p>
    <w:p w14:paraId="51A0DBB7" w14:textId="7C5B6431" w:rsidR="00CD5704" w:rsidRDefault="00F36159">
      <w:pPr>
        <w:spacing w:after="1" w:line="357" w:lineRule="auto"/>
        <w:ind w:left="-5"/>
      </w:pPr>
      <w:r>
        <w:t>2. Historically, coal would be split among retorts, coke ovens, producer-gas service, and water-gas machines. For the report calculation, parallel historical operations are consolidated into a single equivalent coal-fed water</w:t>
      </w:r>
      <w:r w:rsidR="00333AB4">
        <w:t>-</w:t>
      </w:r>
      <w:r>
        <w:t xml:space="preserve">gas core to maintain a clear, traceable Aspen mass balance. </w:t>
      </w:r>
    </w:p>
    <w:p w14:paraId="2319E0B6" w14:textId="77777777" w:rsidR="00CD5704" w:rsidRDefault="00F36159">
      <w:pPr>
        <w:spacing w:line="364" w:lineRule="auto"/>
        <w:ind w:left="-5"/>
      </w:pPr>
      <w:r>
        <w:t>Lake Union water is heated in the boiler plant to 9,000 kg/h saturated steam at 10.3 bar and 184 °C. In Aspen, this steam enters the mixer with the RYIELD coal-decomposition products. The resulting mixed stream is sent to the RGIBBS water-gas reactor.</w:t>
      </w:r>
      <w:r>
        <w:rPr>
          <w:vertAlign w:val="superscript"/>
        </w:rPr>
        <w:t>13</w:t>
      </w:r>
      <w:r>
        <w:t xml:space="preserve"> </w:t>
      </w:r>
    </w:p>
    <w:p w14:paraId="32CE68CE" w14:textId="77777777" w:rsidR="00CD5704" w:rsidRDefault="00F36159">
      <w:pPr>
        <w:spacing w:after="1" w:line="357" w:lineRule="auto"/>
        <w:ind w:left="-5"/>
      </w:pPr>
      <w:r>
        <w:t xml:space="preserve">In the cyclic water-gas generator, the blow phase combusts carbon with air to reheat the bed, while the run phase passes steam through hot carbon to produce H₂- and CO-rich gas. The steady-state Aspen model represents this cyclic operation as a time-averaged run-phase equilibrium calculation, which is a reasonable conceptual simplification for a design-stage process model. </w:t>
      </w:r>
    </w:p>
    <w:p w14:paraId="339773A3" w14:textId="77777777" w:rsidR="00CD5704" w:rsidRDefault="00F36159">
      <w:pPr>
        <w:spacing w:after="255" w:line="361" w:lineRule="auto"/>
        <w:ind w:left="-5"/>
      </w:pPr>
      <w:r>
        <w:t>The raw gas is cooled and cleaned through a historically consistent train: primary cooling/condensation, tar decanting, ammonia washing, tar mist and electrostatic removal, light-oil recovery, iron-oxide dry purification, gas-holder storage, and distribution. The cleanup train is needed not only for product quality, but also because manufactured-gas plants produced persistent residuals, including tar, ammoniacal liquor, spent oxide, sulfur compounds, and cyanide-bearing wastes.</w:t>
      </w:r>
      <w:r>
        <w:rPr>
          <w:vertAlign w:val="superscript"/>
        </w:rPr>
        <w:t>3</w:t>
      </w:r>
      <w:r>
        <w:t xml:space="preserve"> </w:t>
      </w:r>
    </w:p>
    <w:p w14:paraId="543C1505" w14:textId="77777777" w:rsidR="00CD5704" w:rsidRDefault="00F36159">
      <w:pPr>
        <w:pStyle w:val="Heading2"/>
        <w:spacing w:after="235"/>
        <w:ind w:left="345" w:hanging="360"/>
      </w:pPr>
      <w:r>
        <w:t xml:space="preserve">Reaction chemistry and thermodynamics </w:t>
      </w:r>
    </w:p>
    <w:p w14:paraId="1FFF54BC" w14:textId="77777777" w:rsidR="00CD5704" w:rsidRDefault="00F36159">
      <w:pPr>
        <w:spacing w:after="0" w:line="368" w:lineRule="auto"/>
        <w:ind w:left="-5"/>
      </w:pPr>
      <w:r>
        <w:t>The assignment-specified coal-gasification reactions are shown in Table 3, with the standard enthalpy of reaction calculated from standard heats of formation at 25 °C.</w:t>
      </w:r>
      <w:r>
        <w:rPr>
          <w:vertAlign w:val="superscript"/>
        </w:rPr>
        <w:t>4</w:t>
      </w:r>
      <w:r>
        <w:t xml:space="preserve"> RGIBBS does not require the user to enter these stoichiometric reactions directly; however, they define the chemistry that must be physically represented by the equilibrium product list and by the interpretation of the Aspen results. </w:t>
      </w:r>
    </w:p>
    <w:p w14:paraId="216263B3" w14:textId="77777777" w:rsidR="00CD5704" w:rsidRDefault="00F36159">
      <w:pPr>
        <w:spacing w:after="112" w:line="259" w:lineRule="auto"/>
        <w:ind w:left="0" w:right="449" w:firstLine="0"/>
        <w:jc w:val="center"/>
      </w:pPr>
      <w:r>
        <w:rPr>
          <w:i/>
        </w:rPr>
        <w:lastRenderedPageBreak/>
        <w:t xml:space="preserve"> </w:t>
      </w:r>
    </w:p>
    <w:p w14:paraId="569794BB" w14:textId="77777777" w:rsidR="00CD5704" w:rsidRDefault="00F36159">
      <w:pPr>
        <w:spacing w:after="10" w:line="249" w:lineRule="auto"/>
        <w:ind w:left="130" w:right="634"/>
        <w:jc w:val="center"/>
      </w:pPr>
      <w:r>
        <w:rPr>
          <w:i/>
        </w:rPr>
        <w:t xml:space="preserve">Table 3. Gasification reactions and standard enthalpies are used to check the Aspen chemistry </w:t>
      </w:r>
    </w:p>
    <w:p w14:paraId="1031A773" w14:textId="77777777" w:rsidR="00CD5704" w:rsidRDefault="00F36159">
      <w:pPr>
        <w:tabs>
          <w:tab w:val="center" w:pos="5399"/>
        </w:tabs>
        <w:spacing w:after="0" w:line="259" w:lineRule="auto"/>
        <w:ind w:left="0" w:right="0" w:firstLine="0"/>
      </w:pPr>
      <w:r>
        <w:rPr>
          <w:b/>
          <w:color w:val="FFFFFF"/>
        </w:rPr>
        <w:t xml:space="preserve"> </w:t>
      </w:r>
      <w:r>
        <w:rPr>
          <w:b/>
          <w:color w:val="FFFFFF"/>
        </w:rPr>
        <w:tab/>
      </w:r>
      <w:r>
        <w:rPr>
          <w:i/>
          <w:sz w:val="12"/>
        </w:rPr>
        <w:t>.</w:t>
      </w:r>
      <w:r>
        <w:rPr>
          <w:sz w:val="12"/>
        </w:rPr>
        <w:t xml:space="preserve"> </w:t>
      </w:r>
    </w:p>
    <w:tbl>
      <w:tblPr>
        <w:tblStyle w:val="TableGrid"/>
        <w:tblW w:w="10790" w:type="dxa"/>
        <w:tblInd w:w="6" w:type="dxa"/>
        <w:tblCellMar>
          <w:top w:w="60" w:type="dxa"/>
          <w:left w:w="107" w:type="dxa"/>
          <w:right w:w="50" w:type="dxa"/>
        </w:tblCellMar>
        <w:tblLook w:val="04A0" w:firstRow="1" w:lastRow="0" w:firstColumn="1" w:lastColumn="0" w:noHBand="0" w:noVBand="1"/>
      </w:tblPr>
      <w:tblGrid>
        <w:gridCol w:w="510"/>
        <w:gridCol w:w="2182"/>
        <w:gridCol w:w="2511"/>
        <w:gridCol w:w="1515"/>
        <w:gridCol w:w="4072"/>
      </w:tblGrid>
      <w:tr w:rsidR="00CD5704" w14:paraId="768CE6E1" w14:textId="77777777">
        <w:trPr>
          <w:trHeight w:val="561"/>
        </w:trPr>
        <w:tc>
          <w:tcPr>
            <w:tcW w:w="510" w:type="dxa"/>
            <w:tcBorders>
              <w:top w:val="single" w:sz="4" w:space="0" w:color="000000"/>
              <w:left w:val="single" w:sz="4" w:space="0" w:color="000000"/>
              <w:bottom w:val="single" w:sz="4" w:space="0" w:color="000000"/>
              <w:right w:val="single" w:sz="4" w:space="0" w:color="000000"/>
            </w:tcBorders>
            <w:shd w:val="clear" w:color="auto" w:fill="156082"/>
          </w:tcPr>
          <w:p w14:paraId="5BF18E43" w14:textId="77777777" w:rsidR="00CD5704" w:rsidRDefault="00CD5704">
            <w:pPr>
              <w:spacing w:after="160" w:line="259" w:lineRule="auto"/>
              <w:ind w:left="0" w:right="0" w:firstLine="0"/>
            </w:pPr>
          </w:p>
        </w:tc>
        <w:tc>
          <w:tcPr>
            <w:tcW w:w="2182" w:type="dxa"/>
            <w:tcBorders>
              <w:top w:val="single" w:sz="4" w:space="0" w:color="000000"/>
              <w:left w:val="single" w:sz="4" w:space="0" w:color="000000"/>
              <w:bottom w:val="single" w:sz="4" w:space="0" w:color="000000"/>
              <w:right w:val="single" w:sz="4" w:space="0" w:color="000000"/>
            </w:tcBorders>
            <w:shd w:val="clear" w:color="auto" w:fill="156082"/>
          </w:tcPr>
          <w:p w14:paraId="5CEB95FA" w14:textId="77777777" w:rsidR="00CD5704" w:rsidRDefault="00F36159">
            <w:pPr>
              <w:spacing w:after="0" w:line="259" w:lineRule="auto"/>
              <w:ind w:left="2" w:right="0" w:firstLine="0"/>
            </w:pPr>
            <w:r>
              <w:rPr>
                <w:b/>
                <w:color w:val="FFFFFF"/>
              </w:rPr>
              <w:t xml:space="preserve">Reaction </w:t>
            </w:r>
          </w:p>
        </w:tc>
        <w:tc>
          <w:tcPr>
            <w:tcW w:w="2511" w:type="dxa"/>
            <w:tcBorders>
              <w:top w:val="single" w:sz="4" w:space="0" w:color="000000"/>
              <w:left w:val="single" w:sz="4" w:space="0" w:color="000000"/>
              <w:bottom w:val="single" w:sz="4" w:space="0" w:color="000000"/>
              <w:right w:val="single" w:sz="4" w:space="0" w:color="000000"/>
            </w:tcBorders>
            <w:shd w:val="clear" w:color="auto" w:fill="156082"/>
          </w:tcPr>
          <w:p w14:paraId="54E57867" w14:textId="77777777" w:rsidR="00CD5704" w:rsidRDefault="00F36159">
            <w:pPr>
              <w:spacing w:after="0" w:line="259" w:lineRule="auto"/>
              <w:ind w:left="1" w:right="0" w:firstLine="0"/>
            </w:pPr>
            <w:r>
              <w:rPr>
                <w:b/>
                <w:color w:val="FFFFFF"/>
              </w:rPr>
              <w:t xml:space="preserve">ΔH°298 (kJ per reaction as written) </w:t>
            </w:r>
          </w:p>
        </w:tc>
        <w:tc>
          <w:tcPr>
            <w:tcW w:w="1515" w:type="dxa"/>
            <w:tcBorders>
              <w:top w:val="single" w:sz="4" w:space="0" w:color="000000"/>
              <w:left w:val="single" w:sz="4" w:space="0" w:color="000000"/>
              <w:bottom w:val="single" w:sz="4" w:space="0" w:color="000000"/>
              <w:right w:val="single" w:sz="4" w:space="0" w:color="000000"/>
            </w:tcBorders>
            <w:shd w:val="clear" w:color="auto" w:fill="156082"/>
          </w:tcPr>
          <w:p w14:paraId="0248E66E" w14:textId="77777777" w:rsidR="00CD5704" w:rsidRDefault="00F36159">
            <w:pPr>
              <w:spacing w:after="0" w:line="259" w:lineRule="auto"/>
              <w:ind w:left="1" w:right="0" w:firstLine="0"/>
            </w:pPr>
            <w:r>
              <w:rPr>
                <w:b/>
                <w:color w:val="FFFFFF"/>
              </w:rPr>
              <w:t xml:space="preserve">Thermal </w:t>
            </w:r>
          </w:p>
          <w:p w14:paraId="41BCC9BA" w14:textId="77777777" w:rsidR="00CD5704" w:rsidRDefault="00F36159">
            <w:pPr>
              <w:spacing w:after="0" w:line="259" w:lineRule="auto"/>
              <w:ind w:left="1" w:right="0" w:firstLine="0"/>
            </w:pPr>
            <w:r>
              <w:rPr>
                <w:b/>
                <w:color w:val="FFFFFF"/>
              </w:rPr>
              <w:t xml:space="preserve">role </w:t>
            </w:r>
          </w:p>
        </w:tc>
        <w:tc>
          <w:tcPr>
            <w:tcW w:w="4072" w:type="dxa"/>
            <w:tcBorders>
              <w:top w:val="single" w:sz="4" w:space="0" w:color="000000"/>
              <w:left w:val="single" w:sz="4" w:space="0" w:color="000000"/>
              <w:bottom w:val="single" w:sz="4" w:space="0" w:color="000000"/>
              <w:right w:val="single" w:sz="4" w:space="0" w:color="000000"/>
            </w:tcBorders>
            <w:shd w:val="clear" w:color="auto" w:fill="156082"/>
          </w:tcPr>
          <w:p w14:paraId="0293AE28" w14:textId="77777777" w:rsidR="00CD5704" w:rsidRDefault="00F36159">
            <w:pPr>
              <w:spacing w:after="0" w:line="259" w:lineRule="auto"/>
              <w:ind w:left="1" w:right="0" w:firstLine="0"/>
            </w:pPr>
            <w:r>
              <w:rPr>
                <w:b/>
                <w:color w:val="FFFFFF"/>
              </w:rPr>
              <w:t xml:space="preserve">Modeling interpretation </w:t>
            </w:r>
          </w:p>
        </w:tc>
      </w:tr>
      <w:tr w:rsidR="00CD5704" w14:paraId="4ECEEE01" w14:textId="77777777">
        <w:trPr>
          <w:trHeight w:val="560"/>
        </w:trPr>
        <w:tc>
          <w:tcPr>
            <w:tcW w:w="510" w:type="dxa"/>
            <w:tcBorders>
              <w:top w:val="single" w:sz="4" w:space="0" w:color="000000"/>
              <w:left w:val="single" w:sz="4" w:space="0" w:color="000000"/>
              <w:bottom w:val="single" w:sz="4" w:space="0" w:color="000000"/>
              <w:right w:val="single" w:sz="4" w:space="0" w:color="000000"/>
            </w:tcBorders>
            <w:shd w:val="clear" w:color="auto" w:fill="C1E4F5"/>
          </w:tcPr>
          <w:p w14:paraId="16824858" w14:textId="77777777" w:rsidR="00CD5704" w:rsidRDefault="00F36159">
            <w:pPr>
              <w:spacing w:after="0" w:line="259" w:lineRule="auto"/>
              <w:ind w:left="0" w:right="0" w:firstLine="0"/>
              <w:jc w:val="both"/>
            </w:pPr>
            <w:r>
              <w:rPr>
                <w:b/>
              </w:rPr>
              <w:t xml:space="preserve">R1 </w:t>
            </w:r>
          </w:p>
        </w:tc>
        <w:tc>
          <w:tcPr>
            <w:tcW w:w="2182" w:type="dxa"/>
            <w:tcBorders>
              <w:top w:val="single" w:sz="4" w:space="0" w:color="000000"/>
              <w:left w:val="single" w:sz="4" w:space="0" w:color="000000"/>
              <w:bottom w:val="single" w:sz="4" w:space="0" w:color="000000"/>
              <w:right w:val="single" w:sz="4" w:space="0" w:color="000000"/>
            </w:tcBorders>
            <w:shd w:val="clear" w:color="auto" w:fill="C1E4F5"/>
          </w:tcPr>
          <w:p w14:paraId="1F1E1317" w14:textId="77777777" w:rsidR="00CD5704" w:rsidRDefault="00F36159">
            <w:pPr>
              <w:spacing w:after="0" w:line="259" w:lineRule="auto"/>
              <w:ind w:left="2" w:right="0" w:firstLine="0"/>
            </w:pPr>
            <w:r>
              <w:t xml:space="preserve">2 C(s) + O₂ → 2 </w:t>
            </w:r>
          </w:p>
          <w:p w14:paraId="5FCF18E5" w14:textId="77777777" w:rsidR="00CD5704" w:rsidRDefault="00F36159">
            <w:pPr>
              <w:spacing w:after="0" w:line="259" w:lineRule="auto"/>
              <w:ind w:left="2" w:right="0" w:firstLine="0"/>
            </w:pPr>
            <w:r>
              <w:t xml:space="preserve">CO </w:t>
            </w:r>
          </w:p>
        </w:tc>
        <w:tc>
          <w:tcPr>
            <w:tcW w:w="2511" w:type="dxa"/>
            <w:tcBorders>
              <w:top w:val="single" w:sz="4" w:space="0" w:color="000000"/>
              <w:left w:val="single" w:sz="4" w:space="0" w:color="000000"/>
              <w:bottom w:val="single" w:sz="4" w:space="0" w:color="000000"/>
              <w:right w:val="single" w:sz="4" w:space="0" w:color="000000"/>
            </w:tcBorders>
            <w:shd w:val="clear" w:color="auto" w:fill="C1E4F5"/>
          </w:tcPr>
          <w:p w14:paraId="26FAE43B" w14:textId="77777777" w:rsidR="00CD5704" w:rsidRDefault="00F36159">
            <w:pPr>
              <w:spacing w:after="0" w:line="259" w:lineRule="auto"/>
              <w:ind w:left="1" w:right="0" w:firstLine="0"/>
            </w:pPr>
            <w:r>
              <w:t xml:space="preserve">−221 </w:t>
            </w:r>
          </w:p>
        </w:tc>
        <w:tc>
          <w:tcPr>
            <w:tcW w:w="1515" w:type="dxa"/>
            <w:tcBorders>
              <w:top w:val="single" w:sz="4" w:space="0" w:color="000000"/>
              <w:left w:val="single" w:sz="4" w:space="0" w:color="000000"/>
              <w:bottom w:val="single" w:sz="4" w:space="0" w:color="000000"/>
              <w:right w:val="single" w:sz="4" w:space="0" w:color="000000"/>
            </w:tcBorders>
            <w:shd w:val="clear" w:color="auto" w:fill="C1E4F5"/>
          </w:tcPr>
          <w:p w14:paraId="02127983" w14:textId="77777777" w:rsidR="00CD5704" w:rsidRDefault="00F36159">
            <w:pPr>
              <w:spacing w:after="0" w:line="259" w:lineRule="auto"/>
              <w:ind w:left="1" w:right="0" w:firstLine="0"/>
            </w:pPr>
            <w:r>
              <w:t xml:space="preserve">Exothermic </w:t>
            </w:r>
          </w:p>
        </w:tc>
        <w:tc>
          <w:tcPr>
            <w:tcW w:w="4072" w:type="dxa"/>
            <w:tcBorders>
              <w:top w:val="single" w:sz="4" w:space="0" w:color="000000"/>
              <w:left w:val="single" w:sz="4" w:space="0" w:color="000000"/>
              <w:bottom w:val="single" w:sz="4" w:space="0" w:color="000000"/>
              <w:right w:val="single" w:sz="4" w:space="0" w:color="000000"/>
            </w:tcBorders>
            <w:shd w:val="clear" w:color="auto" w:fill="C1E4F5"/>
          </w:tcPr>
          <w:p w14:paraId="19CC5469" w14:textId="77777777" w:rsidR="00CD5704" w:rsidRDefault="00F36159">
            <w:pPr>
              <w:spacing w:after="0" w:line="259" w:lineRule="auto"/>
              <w:ind w:left="1" w:right="0" w:firstLine="0"/>
            </w:pPr>
            <w:r>
              <w:t xml:space="preserve">Producer/blow-phase gas formation </w:t>
            </w:r>
          </w:p>
        </w:tc>
      </w:tr>
      <w:tr w:rsidR="00CD5704" w14:paraId="1783D828" w14:textId="77777777">
        <w:trPr>
          <w:trHeight w:val="569"/>
        </w:trPr>
        <w:tc>
          <w:tcPr>
            <w:tcW w:w="510" w:type="dxa"/>
            <w:tcBorders>
              <w:top w:val="single" w:sz="4" w:space="0" w:color="000000"/>
              <w:left w:val="single" w:sz="4" w:space="0" w:color="000000"/>
              <w:bottom w:val="single" w:sz="4" w:space="0" w:color="000000"/>
              <w:right w:val="single" w:sz="4" w:space="0" w:color="000000"/>
            </w:tcBorders>
          </w:tcPr>
          <w:p w14:paraId="738D6D22" w14:textId="77777777" w:rsidR="00CD5704" w:rsidRDefault="00F36159">
            <w:pPr>
              <w:spacing w:after="0" w:line="259" w:lineRule="auto"/>
              <w:ind w:left="0" w:right="0" w:firstLine="0"/>
              <w:jc w:val="both"/>
            </w:pPr>
            <w:r>
              <w:rPr>
                <w:b/>
              </w:rPr>
              <w:t xml:space="preserve">R2 </w:t>
            </w:r>
          </w:p>
        </w:tc>
        <w:tc>
          <w:tcPr>
            <w:tcW w:w="2182" w:type="dxa"/>
            <w:tcBorders>
              <w:top w:val="single" w:sz="4" w:space="0" w:color="000000"/>
              <w:left w:val="single" w:sz="4" w:space="0" w:color="000000"/>
              <w:bottom w:val="single" w:sz="4" w:space="0" w:color="000000"/>
              <w:right w:val="single" w:sz="4" w:space="0" w:color="000000"/>
            </w:tcBorders>
          </w:tcPr>
          <w:p w14:paraId="13A0AA37" w14:textId="77777777" w:rsidR="00CD5704" w:rsidRDefault="00F36159">
            <w:pPr>
              <w:spacing w:after="0" w:line="259" w:lineRule="auto"/>
              <w:ind w:left="2" w:right="0" w:firstLine="0"/>
            </w:pPr>
            <w:r>
              <w:t xml:space="preserve">C(s) + H₂O(g) </w:t>
            </w:r>
            <w:r>
              <w:rPr>
                <w:rFonts w:ascii="Cambria Math" w:eastAsia="Cambria Math" w:hAnsi="Cambria Math" w:cs="Cambria Math"/>
              </w:rPr>
              <w:t>⇌</w:t>
            </w:r>
            <w:r>
              <w:t xml:space="preserve"> </w:t>
            </w:r>
          </w:p>
          <w:p w14:paraId="15AEB302" w14:textId="77777777" w:rsidR="00CD5704" w:rsidRDefault="00F36159">
            <w:pPr>
              <w:spacing w:after="0" w:line="259" w:lineRule="auto"/>
              <w:ind w:left="2" w:right="0" w:firstLine="0"/>
            </w:pPr>
            <w:r>
              <w:t xml:space="preserve">CO + H₂ </w:t>
            </w:r>
          </w:p>
        </w:tc>
        <w:tc>
          <w:tcPr>
            <w:tcW w:w="2511" w:type="dxa"/>
            <w:tcBorders>
              <w:top w:val="single" w:sz="4" w:space="0" w:color="000000"/>
              <w:left w:val="single" w:sz="4" w:space="0" w:color="000000"/>
              <w:bottom w:val="single" w:sz="4" w:space="0" w:color="000000"/>
              <w:right w:val="single" w:sz="4" w:space="0" w:color="000000"/>
            </w:tcBorders>
          </w:tcPr>
          <w:p w14:paraId="6A1621F3" w14:textId="77777777" w:rsidR="00CD5704" w:rsidRDefault="00F36159">
            <w:pPr>
              <w:spacing w:after="0" w:line="259" w:lineRule="auto"/>
              <w:ind w:left="1" w:right="0" w:firstLine="0"/>
            </w:pPr>
            <w:r>
              <w:t xml:space="preserve">+131 </w:t>
            </w:r>
          </w:p>
        </w:tc>
        <w:tc>
          <w:tcPr>
            <w:tcW w:w="1515" w:type="dxa"/>
            <w:tcBorders>
              <w:top w:val="single" w:sz="4" w:space="0" w:color="000000"/>
              <w:left w:val="single" w:sz="4" w:space="0" w:color="000000"/>
              <w:bottom w:val="single" w:sz="4" w:space="0" w:color="000000"/>
              <w:right w:val="single" w:sz="4" w:space="0" w:color="000000"/>
            </w:tcBorders>
          </w:tcPr>
          <w:p w14:paraId="6E215964" w14:textId="77777777" w:rsidR="00CD5704" w:rsidRDefault="00F36159">
            <w:pPr>
              <w:spacing w:after="0" w:line="259" w:lineRule="auto"/>
              <w:ind w:left="1" w:right="0" w:firstLine="0"/>
              <w:jc w:val="both"/>
            </w:pPr>
            <w:r>
              <w:t xml:space="preserve">Endothermic </w:t>
            </w:r>
          </w:p>
        </w:tc>
        <w:tc>
          <w:tcPr>
            <w:tcW w:w="4072" w:type="dxa"/>
            <w:tcBorders>
              <w:top w:val="single" w:sz="4" w:space="0" w:color="000000"/>
              <w:left w:val="single" w:sz="4" w:space="0" w:color="000000"/>
              <w:bottom w:val="single" w:sz="4" w:space="0" w:color="000000"/>
              <w:right w:val="single" w:sz="4" w:space="0" w:color="000000"/>
            </w:tcBorders>
          </w:tcPr>
          <w:p w14:paraId="106F43AC" w14:textId="77777777" w:rsidR="00CD5704" w:rsidRDefault="00F36159">
            <w:pPr>
              <w:spacing w:after="0" w:line="259" w:lineRule="auto"/>
              <w:ind w:left="1" w:right="0" w:firstLine="0"/>
            </w:pPr>
            <w:r>
              <w:t xml:space="preserve">Primary water-gas reaction </w:t>
            </w:r>
          </w:p>
        </w:tc>
      </w:tr>
      <w:tr w:rsidR="00CD5704" w14:paraId="7C1D2B34" w14:textId="77777777">
        <w:trPr>
          <w:trHeight w:val="566"/>
        </w:trPr>
        <w:tc>
          <w:tcPr>
            <w:tcW w:w="510" w:type="dxa"/>
            <w:tcBorders>
              <w:top w:val="single" w:sz="4" w:space="0" w:color="000000"/>
              <w:left w:val="single" w:sz="4" w:space="0" w:color="000000"/>
              <w:bottom w:val="single" w:sz="4" w:space="0" w:color="000000"/>
              <w:right w:val="single" w:sz="4" w:space="0" w:color="000000"/>
            </w:tcBorders>
            <w:shd w:val="clear" w:color="auto" w:fill="C1E4F5"/>
          </w:tcPr>
          <w:p w14:paraId="380832A0" w14:textId="77777777" w:rsidR="00CD5704" w:rsidRDefault="00F36159">
            <w:pPr>
              <w:spacing w:after="0" w:line="259" w:lineRule="auto"/>
              <w:ind w:left="0" w:right="0" w:firstLine="0"/>
              <w:jc w:val="both"/>
            </w:pPr>
            <w:r>
              <w:rPr>
                <w:b/>
              </w:rPr>
              <w:t xml:space="preserve">R3 </w:t>
            </w:r>
          </w:p>
        </w:tc>
        <w:tc>
          <w:tcPr>
            <w:tcW w:w="2182" w:type="dxa"/>
            <w:tcBorders>
              <w:top w:val="single" w:sz="4" w:space="0" w:color="000000"/>
              <w:left w:val="single" w:sz="4" w:space="0" w:color="000000"/>
              <w:bottom w:val="single" w:sz="4" w:space="0" w:color="000000"/>
              <w:right w:val="single" w:sz="4" w:space="0" w:color="000000"/>
            </w:tcBorders>
            <w:shd w:val="clear" w:color="auto" w:fill="C1E4F5"/>
          </w:tcPr>
          <w:p w14:paraId="2D8AF187" w14:textId="77777777" w:rsidR="00CD5704" w:rsidRDefault="00F36159">
            <w:pPr>
              <w:spacing w:after="0" w:line="259" w:lineRule="auto"/>
              <w:ind w:left="2" w:right="0" w:firstLine="0"/>
            </w:pPr>
            <w:r>
              <w:t xml:space="preserve">C(s) + 2 H₂O(g) </w:t>
            </w:r>
            <w:r>
              <w:rPr>
                <w:rFonts w:ascii="Cambria Math" w:eastAsia="Cambria Math" w:hAnsi="Cambria Math" w:cs="Cambria Math"/>
              </w:rPr>
              <w:t>⇌</w:t>
            </w:r>
            <w:r>
              <w:t xml:space="preserve"> </w:t>
            </w:r>
          </w:p>
          <w:p w14:paraId="466093DF" w14:textId="77777777" w:rsidR="00CD5704" w:rsidRDefault="00F36159">
            <w:pPr>
              <w:spacing w:after="0" w:line="259" w:lineRule="auto"/>
              <w:ind w:left="2" w:right="0" w:firstLine="0"/>
            </w:pPr>
            <w:r>
              <w:t xml:space="preserve">CO₂ + 2 H₂ </w:t>
            </w:r>
          </w:p>
        </w:tc>
        <w:tc>
          <w:tcPr>
            <w:tcW w:w="2511" w:type="dxa"/>
            <w:tcBorders>
              <w:top w:val="single" w:sz="4" w:space="0" w:color="000000"/>
              <w:left w:val="single" w:sz="4" w:space="0" w:color="000000"/>
              <w:bottom w:val="single" w:sz="4" w:space="0" w:color="000000"/>
              <w:right w:val="single" w:sz="4" w:space="0" w:color="000000"/>
            </w:tcBorders>
            <w:shd w:val="clear" w:color="auto" w:fill="C1E4F5"/>
          </w:tcPr>
          <w:p w14:paraId="0215A4F6" w14:textId="77777777" w:rsidR="00CD5704" w:rsidRDefault="00F36159">
            <w:pPr>
              <w:spacing w:after="0" w:line="259" w:lineRule="auto"/>
              <w:ind w:left="1" w:right="0" w:firstLine="0"/>
            </w:pPr>
            <w:r>
              <w:t xml:space="preserve">+90 </w:t>
            </w:r>
          </w:p>
        </w:tc>
        <w:tc>
          <w:tcPr>
            <w:tcW w:w="1515" w:type="dxa"/>
            <w:tcBorders>
              <w:top w:val="single" w:sz="4" w:space="0" w:color="000000"/>
              <w:left w:val="single" w:sz="4" w:space="0" w:color="000000"/>
              <w:bottom w:val="single" w:sz="4" w:space="0" w:color="000000"/>
              <w:right w:val="single" w:sz="4" w:space="0" w:color="000000"/>
            </w:tcBorders>
            <w:shd w:val="clear" w:color="auto" w:fill="C1E4F5"/>
          </w:tcPr>
          <w:p w14:paraId="136627C5" w14:textId="77777777" w:rsidR="00CD5704" w:rsidRDefault="00F36159">
            <w:pPr>
              <w:spacing w:after="0" w:line="259" w:lineRule="auto"/>
              <w:ind w:left="1" w:right="0" w:firstLine="0"/>
              <w:jc w:val="both"/>
            </w:pPr>
            <w:r>
              <w:t xml:space="preserve">Endothermic </w:t>
            </w:r>
          </w:p>
        </w:tc>
        <w:tc>
          <w:tcPr>
            <w:tcW w:w="4072" w:type="dxa"/>
            <w:tcBorders>
              <w:top w:val="single" w:sz="4" w:space="0" w:color="000000"/>
              <w:left w:val="single" w:sz="4" w:space="0" w:color="000000"/>
              <w:bottom w:val="single" w:sz="4" w:space="0" w:color="000000"/>
              <w:right w:val="single" w:sz="4" w:space="0" w:color="000000"/>
            </w:tcBorders>
            <w:shd w:val="clear" w:color="auto" w:fill="C1E4F5"/>
          </w:tcPr>
          <w:p w14:paraId="51105F19" w14:textId="77777777" w:rsidR="00CD5704" w:rsidRDefault="00F36159">
            <w:pPr>
              <w:spacing w:after="0" w:line="259" w:lineRule="auto"/>
              <w:ind w:left="1" w:right="0" w:firstLine="0"/>
            </w:pPr>
            <w:r>
              <w:t xml:space="preserve">Steam-carbon plus shift combination </w:t>
            </w:r>
          </w:p>
        </w:tc>
      </w:tr>
      <w:tr w:rsidR="00CD5704" w14:paraId="273B9DE5" w14:textId="77777777">
        <w:trPr>
          <w:trHeight w:val="569"/>
        </w:trPr>
        <w:tc>
          <w:tcPr>
            <w:tcW w:w="510" w:type="dxa"/>
            <w:tcBorders>
              <w:top w:val="single" w:sz="4" w:space="0" w:color="000000"/>
              <w:left w:val="single" w:sz="4" w:space="0" w:color="000000"/>
              <w:bottom w:val="single" w:sz="4" w:space="0" w:color="000000"/>
              <w:right w:val="single" w:sz="4" w:space="0" w:color="000000"/>
            </w:tcBorders>
          </w:tcPr>
          <w:p w14:paraId="060F6407" w14:textId="77777777" w:rsidR="00CD5704" w:rsidRDefault="00F36159">
            <w:pPr>
              <w:spacing w:after="0" w:line="259" w:lineRule="auto"/>
              <w:ind w:left="0" w:right="0" w:firstLine="0"/>
              <w:jc w:val="both"/>
            </w:pPr>
            <w:r>
              <w:rPr>
                <w:b/>
              </w:rPr>
              <w:t xml:space="preserve">R4 </w:t>
            </w:r>
          </w:p>
        </w:tc>
        <w:tc>
          <w:tcPr>
            <w:tcW w:w="2182" w:type="dxa"/>
            <w:tcBorders>
              <w:top w:val="single" w:sz="4" w:space="0" w:color="000000"/>
              <w:left w:val="single" w:sz="4" w:space="0" w:color="000000"/>
              <w:bottom w:val="single" w:sz="4" w:space="0" w:color="000000"/>
              <w:right w:val="single" w:sz="4" w:space="0" w:color="000000"/>
            </w:tcBorders>
          </w:tcPr>
          <w:p w14:paraId="177D1705" w14:textId="77777777" w:rsidR="00CD5704" w:rsidRDefault="00F36159">
            <w:pPr>
              <w:spacing w:after="0" w:line="259" w:lineRule="auto"/>
              <w:ind w:left="2" w:right="0" w:firstLine="0"/>
            </w:pPr>
            <w:r>
              <w:t xml:space="preserve">CO + H₂O(g) </w:t>
            </w:r>
            <w:r>
              <w:rPr>
                <w:rFonts w:ascii="Cambria Math" w:eastAsia="Cambria Math" w:hAnsi="Cambria Math" w:cs="Cambria Math"/>
              </w:rPr>
              <w:t>⇌</w:t>
            </w:r>
            <w:r>
              <w:t xml:space="preserve"> </w:t>
            </w:r>
          </w:p>
          <w:p w14:paraId="34E8D051" w14:textId="77777777" w:rsidR="00CD5704" w:rsidRDefault="00F36159">
            <w:pPr>
              <w:spacing w:after="0" w:line="259" w:lineRule="auto"/>
              <w:ind w:left="2" w:right="0" w:firstLine="0"/>
            </w:pPr>
            <w:r>
              <w:t xml:space="preserve">CO₂ + H₂ </w:t>
            </w:r>
          </w:p>
        </w:tc>
        <w:tc>
          <w:tcPr>
            <w:tcW w:w="2511" w:type="dxa"/>
            <w:tcBorders>
              <w:top w:val="single" w:sz="4" w:space="0" w:color="000000"/>
              <w:left w:val="single" w:sz="4" w:space="0" w:color="000000"/>
              <w:bottom w:val="single" w:sz="4" w:space="0" w:color="000000"/>
              <w:right w:val="single" w:sz="4" w:space="0" w:color="000000"/>
            </w:tcBorders>
          </w:tcPr>
          <w:p w14:paraId="628C816D" w14:textId="77777777" w:rsidR="00CD5704" w:rsidRDefault="00F36159">
            <w:pPr>
              <w:spacing w:after="0" w:line="259" w:lineRule="auto"/>
              <w:ind w:left="1" w:right="0" w:firstLine="0"/>
            </w:pPr>
            <w:r>
              <w:t xml:space="preserve">−41 </w:t>
            </w:r>
          </w:p>
        </w:tc>
        <w:tc>
          <w:tcPr>
            <w:tcW w:w="1515" w:type="dxa"/>
            <w:tcBorders>
              <w:top w:val="single" w:sz="4" w:space="0" w:color="000000"/>
              <w:left w:val="single" w:sz="4" w:space="0" w:color="000000"/>
              <w:bottom w:val="single" w:sz="4" w:space="0" w:color="000000"/>
              <w:right w:val="single" w:sz="4" w:space="0" w:color="000000"/>
            </w:tcBorders>
          </w:tcPr>
          <w:p w14:paraId="434E0FCF" w14:textId="77777777" w:rsidR="00CD5704" w:rsidRDefault="00F36159">
            <w:pPr>
              <w:spacing w:after="0" w:line="259" w:lineRule="auto"/>
              <w:ind w:left="1" w:right="0" w:firstLine="0"/>
            </w:pPr>
            <w:r>
              <w:t xml:space="preserve">Exothermic </w:t>
            </w:r>
          </w:p>
        </w:tc>
        <w:tc>
          <w:tcPr>
            <w:tcW w:w="4072" w:type="dxa"/>
            <w:tcBorders>
              <w:top w:val="single" w:sz="4" w:space="0" w:color="000000"/>
              <w:left w:val="single" w:sz="4" w:space="0" w:color="000000"/>
              <w:bottom w:val="single" w:sz="4" w:space="0" w:color="000000"/>
              <w:right w:val="single" w:sz="4" w:space="0" w:color="000000"/>
            </w:tcBorders>
          </w:tcPr>
          <w:p w14:paraId="24C1508B" w14:textId="77777777" w:rsidR="00CD5704" w:rsidRDefault="00F36159">
            <w:pPr>
              <w:spacing w:after="0" w:line="259" w:lineRule="auto"/>
              <w:ind w:left="1" w:right="0" w:firstLine="0"/>
            </w:pPr>
            <w:r>
              <w:t xml:space="preserve">Water-gas-shift redistribution </w:t>
            </w:r>
          </w:p>
        </w:tc>
      </w:tr>
      <w:tr w:rsidR="00CD5704" w14:paraId="7D0FE438" w14:textId="77777777">
        <w:trPr>
          <w:trHeight w:val="564"/>
        </w:trPr>
        <w:tc>
          <w:tcPr>
            <w:tcW w:w="510" w:type="dxa"/>
            <w:tcBorders>
              <w:top w:val="single" w:sz="4" w:space="0" w:color="000000"/>
              <w:left w:val="single" w:sz="4" w:space="0" w:color="000000"/>
              <w:bottom w:val="single" w:sz="4" w:space="0" w:color="000000"/>
              <w:right w:val="single" w:sz="4" w:space="0" w:color="000000"/>
            </w:tcBorders>
            <w:shd w:val="clear" w:color="auto" w:fill="C1E4F5"/>
          </w:tcPr>
          <w:p w14:paraId="352512EA" w14:textId="77777777" w:rsidR="00CD5704" w:rsidRDefault="00F36159">
            <w:pPr>
              <w:spacing w:after="0" w:line="259" w:lineRule="auto"/>
              <w:ind w:left="0" w:right="0" w:firstLine="0"/>
              <w:jc w:val="both"/>
            </w:pPr>
            <w:r>
              <w:rPr>
                <w:b/>
              </w:rPr>
              <w:t xml:space="preserve">R5 </w:t>
            </w:r>
          </w:p>
        </w:tc>
        <w:tc>
          <w:tcPr>
            <w:tcW w:w="2182" w:type="dxa"/>
            <w:tcBorders>
              <w:top w:val="single" w:sz="4" w:space="0" w:color="000000"/>
              <w:left w:val="single" w:sz="4" w:space="0" w:color="000000"/>
              <w:bottom w:val="single" w:sz="4" w:space="0" w:color="000000"/>
              <w:right w:val="single" w:sz="4" w:space="0" w:color="000000"/>
            </w:tcBorders>
            <w:shd w:val="clear" w:color="auto" w:fill="C1E4F5"/>
          </w:tcPr>
          <w:p w14:paraId="6A5361BD" w14:textId="77777777" w:rsidR="00CD5704" w:rsidRDefault="00F36159">
            <w:pPr>
              <w:spacing w:after="0" w:line="259" w:lineRule="auto"/>
              <w:ind w:left="2" w:right="0" w:firstLine="0"/>
              <w:jc w:val="both"/>
            </w:pPr>
            <w:r>
              <w:t xml:space="preserve">3 H₂ + CO </w:t>
            </w:r>
            <w:r>
              <w:rPr>
                <w:rFonts w:ascii="Cambria Math" w:eastAsia="Cambria Math" w:hAnsi="Cambria Math" w:cs="Cambria Math"/>
              </w:rPr>
              <w:t>⇌</w:t>
            </w:r>
            <w:r>
              <w:t xml:space="preserve"> CH₄ + </w:t>
            </w:r>
          </w:p>
          <w:p w14:paraId="1BD97B7C" w14:textId="77777777" w:rsidR="00CD5704" w:rsidRDefault="00F36159">
            <w:pPr>
              <w:spacing w:after="0" w:line="259" w:lineRule="auto"/>
              <w:ind w:left="2" w:right="0" w:firstLine="0"/>
            </w:pPr>
            <w:r>
              <w:t xml:space="preserve">H₂O(g) </w:t>
            </w:r>
          </w:p>
        </w:tc>
        <w:tc>
          <w:tcPr>
            <w:tcW w:w="2511" w:type="dxa"/>
            <w:tcBorders>
              <w:top w:val="single" w:sz="4" w:space="0" w:color="000000"/>
              <w:left w:val="single" w:sz="4" w:space="0" w:color="000000"/>
              <w:bottom w:val="single" w:sz="4" w:space="0" w:color="000000"/>
              <w:right w:val="single" w:sz="4" w:space="0" w:color="000000"/>
            </w:tcBorders>
            <w:shd w:val="clear" w:color="auto" w:fill="C1E4F5"/>
          </w:tcPr>
          <w:p w14:paraId="01630623" w14:textId="77777777" w:rsidR="00CD5704" w:rsidRDefault="00F36159">
            <w:pPr>
              <w:spacing w:after="0" w:line="259" w:lineRule="auto"/>
              <w:ind w:left="1" w:right="0" w:firstLine="0"/>
            </w:pPr>
            <w:r>
              <w:t xml:space="preserve">−206 </w:t>
            </w:r>
          </w:p>
        </w:tc>
        <w:tc>
          <w:tcPr>
            <w:tcW w:w="1515" w:type="dxa"/>
            <w:tcBorders>
              <w:top w:val="single" w:sz="4" w:space="0" w:color="000000"/>
              <w:left w:val="single" w:sz="4" w:space="0" w:color="000000"/>
              <w:bottom w:val="single" w:sz="4" w:space="0" w:color="000000"/>
              <w:right w:val="single" w:sz="4" w:space="0" w:color="000000"/>
            </w:tcBorders>
            <w:shd w:val="clear" w:color="auto" w:fill="C1E4F5"/>
          </w:tcPr>
          <w:p w14:paraId="4EEF2822" w14:textId="77777777" w:rsidR="00CD5704" w:rsidRDefault="00F36159">
            <w:pPr>
              <w:spacing w:after="0" w:line="259" w:lineRule="auto"/>
              <w:ind w:left="1" w:right="0" w:firstLine="0"/>
            </w:pPr>
            <w:r>
              <w:t xml:space="preserve">Exothermic </w:t>
            </w:r>
          </w:p>
        </w:tc>
        <w:tc>
          <w:tcPr>
            <w:tcW w:w="4072" w:type="dxa"/>
            <w:tcBorders>
              <w:top w:val="single" w:sz="4" w:space="0" w:color="000000"/>
              <w:left w:val="single" w:sz="4" w:space="0" w:color="000000"/>
              <w:bottom w:val="single" w:sz="4" w:space="0" w:color="000000"/>
              <w:right w:val="single" w:sz="4" w:space="0" w:color="000000"/>
            </w:tcBorders>
            <w:shd w:val="clear" w:color="auto" w:fill="C1E4F5"/>
          </w:tcPr>
          <w:p w14:paraId="47E37BC4" w14:textId="77777777" w:rsidR="00CD5704" w:rsidRDefault="00F36159">
            <w:pPr>
              <w:spacing w:after="0" w:line="259" w:lineRule="auto"/>
              <w:ind w:left="1" w:right="0" w:firstLine="0"/>
            </w:pPr>
            <w:r>
              <w:t xml:space="preserve">Methane side reaction </w:t>
            </w:r>
          </w:p>
        </w:tc>
      </w:tr>
      <w:tr w:rsidR="00CD5704" w14:paraId="221F30D0" w14:textId="77777777">
        <w:trPr>
          <w:trHeight w:val="566"/>
        </w:trPr>
        <w:tc>
          <w:tcPr>
            <w:tcW w:w="510" w:type="dxa"/>
            <w:tcBorders>
              <w:top w:val="single" w:sz="4" w:space="0" w:color="000000"/>
              <w:left w:val="single" w:sz="4" w:space="0" w:color="000000"/>
              <w:bottom w:val="single" w:sz="4" w:space="0" w:color="000000"/>
              <w:right w:val="single" w:sz="4" w:space="0" w:color="000000"/>
            </w:tcBorders>
          </w:tcPr>
          <w:p w14:paraId="65B32643" w14:textId="77777777" w:rsidR="00CD5704" w:rsidRDefault="00F36159">
            <w:pPr>
              <w:spacing w:after="0" w:line="259" w:lineRule="auto"/>
              <w:ind w:left="0" w:right="0" w:firstLine="0"/>
              <w:jc w:val="both"/>
            </w:pPr>
            <w:r>
              <w:rPr>
                <w:b/>
              </w:rPr>
              <w:t xml:space="preserve">R6 </w:t>
            </w:r>
          </w:p>
        </w:tc>
        <w:tc>
          <w:tcPr>
            <w:tcW w:w="2182" w:type="dxa"/>
            <w:tcBorders>
              <w:top w:val="single" w:sz="4" w:space="0" w:color="000000"/>
              <w:left w:val="single" w:sz="4" w:space="0" w:color="000000"/>
              <w:bottom w:val="single" w:sz="4" w:space="0" w:color="000000"/>
              <w:right w:val="single" w:sz="4" w:space="0" w:color="000000"/>
            </w:tcBorders>
          </w:tcPr>
          <w:p w14:paraId="24CFC42A" w14:textId="77777777" w:rsidR="00CD5704" w:rsidRDefault="00F36159">
            <w:pPr>
              <w:spacing w:after="0" w:line="259" w:lineRule="auto"/>
              <w:ind w:left="2" w:right="0" w:firstLine="0"/>
              <w:jc w:val="both"/>
            </w:pPr>
            <w:r>
              <w:t xml:space="preserve">C(s) + CO₂ </w:t>
            </w:r>
            <w:r>
              <w:rPr>
                <w:rFonts w:ascii="Cambria Math" w:eastAsia="Cambria Math" w:hAnsi="Cambria Math" w:cs="Cambria Math"/>
              </w:rPr>
              <w:t>⇌</w:t>
            </w:r>
            <w:r>
              <w:t xml:space="preserve"> 2 CO </w:t>
            </w:r>
          </w:p>
        </w:tc>
        <w:tc>
          <w:tcPr>
            <w:tcW w:w="2511" w:type="dxa"/>
            <w:tcBorders>
              <w:top w:val="single" w:sz="4" w:space="0" w:color="000000"/>
              <w:left w:val="single" w:sz="4" w:space="0" w:color="000000"/>
              <w:bottom w:val="single" w:sz="4" w:space="0" w:color="000000"/>
              <w:right w:val="single" w:sz="4" w:space="0" w:color="000000"/>
            </w:tcBorders>
          </w:tcPr>
          <w:p w14:paraId="51A54158" w14:textId="77777777" w:rsidR="00CD5704" w:rsidRDefault="00F36159">
            <w:pPr>
              <w:spacing w:after="0" w:line="259" w:lineRule="auto"/>
              <w:ind w:left="1" w:right="0" w:firstLine="0"/>
            </w:pPr>
            <w:r>
              <w:t xml:space="preserve">+172 </w:t>
            </w:r>
          </w:p>
        </w:tc>
        <w:tc>
          <w:tcPr>
            <w:tcW w:w="1515" w:type="dxa"/>
            <w:tcBorders>
              <w:top w:val="single" w:sz="4" w:space="0" w:color="000000"/>
              <w:left w:val="single" w:sz="4" w:space="0" w:color="000000"/>
              <w:bottom w:val="single" w:sz="4" w:space="0" w:color="000000"/>
              <w:right w:val="single" w:sz="4" w:space="0" w:color="000000"/>
            </w:tcBorders>
          </w:tcPr>
          <w:p w14:paraId="4BC8AEC0" w14:textId="77777777" w:rsidR="00CD5704" w:rsidRDefault="00F36159">
            <w:pPr>
              <w:spacing w:after="0" w:line="259" w:lineRule="auto"/>
              <w:ind w:left="1" w:right="0" w:firstLine="0"/>
              <w:jc w:val="both"/>
            </w:pPr>
            <w:r>
              <w:t xml:space="preserve">Endothermic </w:t>
            </w:r>
          </w:p>
        </w:tc>
        <w:tc>
          <w:tcPr>
            <w:tcW w:w="4072" w:type="dxa"/>
            <w:tcBorders>
              <w:top w:val="single" w:sz="4" w:space="0" w:color="000000"/>
              <w:left w:val="single" w:sz="4" w:space="0" w:color="000000"/>
              <w:bottom w:val="single" w:sz="4" w:space="0" w:color="000000"/>
              <w:right w:val="single" w:sz="4" w:space="0" w:color="000000"/>
            </w:tcBorders>
          </w:tcPr>
          <w:p w14:paraId="6CE4D729" w14:textId="77777777" w:rsidR="00CD5704" w:rsidRDefault="00F36159">
            <w:pPr>
              <w:spacing w:after="0" w:line="259" w:lineRule="auto"/>
              <w:ind w:left="1" w:right="0" w:firstLine="0"/>
            </w:pPr>
            <w:r>
              <w:t xml:space="preserve">Boudouard side reaction, included for equilibrium sanity check </w:t>
            </w:r>
          </w:p>
        </w:tc>
      </w:tr>
    </w:tbl>
    <w:p w14:paraId="21A06B37" w14:textId="77777777" w:rsidR="00CD5704" w:rsidRDefault="00F36159">
      <w:pPr>
        <w:spacing w:after="3" w:line="238" w:lineRule="auto"/>
        <w:ind w:left="-5" w:right="299"/>
      </w:pPr>
      <w:r>
        <w:rPr>
          <w:i/>
        </w:rPr>
        <w:t xml:space="preserve">At high temperature, R2 and R6 (both endothermic) are thermodynamically favored, which explains why my Aspen results showed CO-rich gas before steam increased. </w:t>
      </w:r>
    </w:p>
    <w:p w14:paraId="223DD3AE" w14:textId="77777777" w:rsidR="00CD5704" w:rsidRDefault="00F36159">
      <w:pPr>
        <w:spacing w:after="96" w:line="259" w:lineRule="auto"/>
        <w:ind w:left="0" w:right="0" w:firstLine="0"/>
      </w:pPr>
      <w:r>
        <w:rPr>
          <w:i/>
        </w:rPr>
        <w:t xml:space="preserve"> </w:t>
      </w:r>
    </w:p>
    <w:p w14:paraId="38EE849E" w14:textId="77777777" w:rsidR="00CD5704" w:rsidRDefault="00F36159">
      <w:pPr>
        <w:pStyle w:val="Heading2"/>
        <w:spacing w:after="232"/>
        <w:ind w:left="345" w:hanging="360"/>
      </w:pPr>
      <w:r>
        <w:t xml:space="preserve">Aspen Plus V14 implementation </w:t>
      </w:r>
    </w:p>
    <w:p w14:paraId="31626309" w14:textId="6BFFD433" w:rsidR="00CD5704" w:rsidRDefault="00F36159">
      <w:pPr>
        <w:spacing w:after="3" w:line="358" w:lineRule="auto"/>
        <w:ind w:left="-5"/>
      </w:pPr>
      <w:r>
        <w:t>The Aspen build used Chemicals with Metric Units template, the MIXCINC stream class, PR-BM for high</w:t>
      </w:r>
      <w:r w:rsidR="00055714">
        <w:t>-</w:t>
      </w:r>
      <w:r>
        <w:t xml:space="preserve">temperature gas properties, HCOALGEN for coal enthalpy, and DCOALIGT for non-conventional coal density. The components include non-conventional COAL and conventional C, H₂, CO, CO₂, H₂O, CH₄, O₂, N₂, H₂S, and NH₃. The RGIBBS product list is deliberately restricted to chemically defensible species so that Aspen does not generate trace products that are mathematically possible but physically irrelevant for this historical design basis. </w:t>
      </w:r>
    </w:p>
    <w:p w14:paraId="47D859D0" w14:textId="3E060A3C" w:rsidR="008725D1" w:rsidRDefault="003A62F3">
      <w:pPr>
        <w:spacing w:after="3" w:line="358" w:lineRule="auto"/>
        <w:ind w:left="-5"/>
      </w:pPr>
      <w:commentRangeStart w:id="15"/>
      <w:r w:rsidRPr="003A62F3">
        <w:rPr>
          <w:highlight w:val="yellow"/>
        </w:rPr>
        <w:t>To keep this section readable, I kept the full unit-by-unit sizing details in Table 8 instead of repeating every number in the text. Table 8 gives the main equipment, historical counts/capacities, sizing basis, design variables, operating variables, and whether each unit was modeled in Aspen or handled by calculation/allocation.</w:t>
      </w:r>
      <w:commentRangeEnd w:id="15"/>
      <w:r w:rsidR="0046081B">
        <w:rPr>
          <w:rStyle w:val="CommentReference"/>
          <w:sz w:val="24"/>
          <w:szCs w:val="24"/>
        </w:rPr>
        <w:commentReference w:id="15"/>
      </w:r>
    </w:p>
    <w:p w14:paraId="267E2E9B" w14:textId="507C9326" w:rsidR="00CD5704" w:rsidRDefault="00F36159">
      <w:pPr>
        <w:spacing w:after="0" w:line="357" w:lineRule="auto"/>
        <w:ind w:left="-5"/>
      </w:pPr>
      <w:r>
        <w:t>The photos from the Aspen Plus 14 builds show a working gasifier sequence rather than just a conceptual sketch. In the revised report, those photos are used as audit evidence: the stream table now corresponds to the photographed inputs of 7,100 kg/h coal and 9,000 kg/h steam, and the process narrative distinguishes Aspen</w:t>
      </w:r>
      <w:r w:rsidR="00055714">
        <w:t>-</w:t>
      </w:r>
      <w:r>
        <w:t xml:space="preserve">computed gasifier-core quantities from hand-allocated cleanup streams. </w:t>
      </w:r>
    </w:p>
    <w:p w14:paraId="51CEBE15" w14:textId="77777777" w:rsidR="00CD5704" w:rsidRDefault="00F36159">
      <w:pPr>
        <w:spacing w:after="351" w:line="259" w:lineRule="auto"/>
        <w:ind w:left="0" w:right="0" w:firstLine="0"/>
      </w:pPr>
      <w:r>
        <w:rPr>
          <w:i/>
          <w:sz w:val="18"/>
        </w:rPr>
        <w:t xml:space="preserve"> </w:t>
      </w:r>
    </w:p>
    <w:p w14:paraId="035F1A4D" w14:textId="77777777" w:rsidR="00CD5704" w:rsidRDefault="00F36159">
      <w:pPr>
        <w:pStyle w:val="Heading1"/>
        <w:ind w:left="304" w:hanging="319"/>
      </w:pPr>
      <w:commentRangeStart w:id="16"/>
      <w:r>
        <w:lastRenderedPageBreak/>
        <w:t xml:space="preserve">Block Flow Diagram </w:t>
      </w:r>
      <w:commentRangeEnd w:id="16"/>
      <w:r w:rsidR="008365C6">
        <w:rPr>
          <w:rStyle w:val="CommentReference"/>
          <w:sz w:val="32"/>
          <w:szCs w:val="24"/>
        </w:rPr>
        <w:commentReference w:id="16"/>
      </w:r>
    </w:p>
    <w:p w14:paraId="7280BA4F" w14:textId="77777777" w:rsidR="00CD5704" w:rsidRDefault="00F36159">
      <w:pPr>
        <w:spacing w:after="8690" w:line="249" w:lineRule="auto"/>
        <w:ind w:left="456" w:right="897"/>
        <w:jc w:val="center"/>
      </w:pPr>
      <w:r>
        <w:rPr>
          <w:noProof/>
        </w:rPr>
        <w:drawing>
          <wp:anchor distT="0" distB="0" distL="114300" distR="114300" simplePos="0" relativeHeight="251658240" behindDoc="0" locked="0" layoutInCell="1" allowOverlap="0" wp14:anchorId="5B0AAE21" wp14:editId="796EBA8C">
            <wp:simplePos x="0" y="0"/>
            <wp:positionH relativeFrom="margin">
              <wp:posOffset>-249555</wp:posOffset>
            </wp:positionH>
            <wp:positionV relativeFrom="page">
              <wp:posOffset>3023870</wp:posOffset>
            </wp:positionV>
            <wp:extent cx="7318249" cy="5516881"/>
            <wp:effectExtent l="0" t="0" r="0" b="7620"/>
            <wp:wrapTopAndBottom/>
            <wp:docPr id="56117" name="Picture 56117"/>
            <wp:cNvGraphicFramePr/>
            <a:graphic xmlns:a="http://schemas.openxmlformats.org/drawingml/2006/main">
              <a:graphicData uri="http://schemas.openxmlformats.org/drawingml/2006/picture">
                <pic:pic xmlns:pic="http://schemas.openxmlformats.org/drawingml/2006/picture">
                  <pic:nvPicPr>
                    <pic:cNvPr id="56117" name="Picture 56117"/>
                    <pic:cNvPicPr/>
                  </pic:nvPicPr>
                  <pic:blipFill>
                    <a:blip r:embed="rId11"/>
                    <a:stretch>
                      <a:fillRect/>
                    </a:stretch>
                  </pic:blipFill>
                  <pic:spPr>
                    <a:xfrm>
                      <a:off x="0" y="0"/>
                      <a:ext cx="7318249" cy="5516881"/>
                    </a:xfrm>
                    <a:prstGeom prst="rect">
                      <a:avLst/>
                    </a:prstGeom>
                  </pic:spPr>
                </pic:pic>
              </a:graphicData>
            </a:graphic>
          </wp:anchor>
        </w:drawing>
      </w:r>
      <w:r>
        <w:t xml:space="preserve">Block Flow Diagram — Pre-1937 Seattle Gas Works Coal Gasification Plant (Lake Station) Production target: 170,000 Nm³/day city gas at 0 °C, 1 atm </w:t>
      </w:r>
    </w:p>
    <w:p w14:paraId="4F786DB2" w14:textId="77777777" w:rsidR="00CD5704" w:rsidRDefault="00F36159">
      <w:pPr>
        <w:spacing w:after="0" w:line="259" w:lineRule="auto"/>
        <w:ind w:left="0" w:right="0" w:firstLine="0"/>
      </w:pPr>
      <w:r>
        <w:t xml:space="preserve"> </w:t>
      </w:r>
    </w:p>
    <w:p w14:paraId="5A152F63" w14:textId="77777777" w:rsidR="00CD5704" w:rsidRDefault="00F36159">
      <w:pPr>
        <w:spacing w:after="0" w:line="259" w:lineRule="auto"/>
        <w:ind w:left="0" w:right="0" w:firstLine="0"/>
      </w:pPr>
      <w:r>
        <w:t xml:space="preserve"> </w:t>
      </w:r>
    </w:p>
    <w:p w14:paraId="79C7CE1D" w14:textId="77777777" w:rsidR="00CD5704" w:rsidRDefault="00F36159">
      <w:pPr>
        <w:spacing w:after="0" w:line="259" w:lineRule="auto"/>
        <w:ind w:left="0" w:right="0" w:firstLine="0"/>
      </w:pPr>
      <w:r>
        <w:t xml:space="preserve"> </w:t>
      </w:r>
    </w:p>
    <w:p w14:paraId="013B36FC" w14:textId="77777777" w:rsidR="00CD5704" w:rsidRDefault="00F36159">
      <w:pPr>
        <w:spacing w:after="0" w:line="259" w:lineRule="auto"/>
        <w:ind w:left="0" w:right="0" w:firstLine="0"/>
      </w:pPr>
      <w:r>
        <w:t xml:space="preserve"> </w:t>
      </w:r>
    </w:p>
    <w:p w14:paraId="57B90C2E" w14:textId="77777777" w:rsidR="00CD5704" w:rsidRDefault="00F36159">
      <w:pPr>
        <w:pStyle w:val="Heading1"/>
        <w:ind w:left="304" w:hanging="319"/>
      </w:pPr>
      <w:r>
        <w:lastRenderedPageBreak/>
        <w:t xml:space="preserve">Process Flow Diagram and Aspen Plus V14 Model </w:t>
      </w:r>
    </w:p>
    <w:p w14:paraId="7115281C" w14:textId="77777777" w:rsidR="00CD5704" w:rsidRDefault="00F36159">
      <w:pPr>
        <w:spacing w:after="0"/>
        <w:ind w:left="-5"/>
      </w:pPr>
      <w:r>
        <w:t xml:space="preserve">Figure 2 translates the BFD into a process-flow diagram. The first four blocks are directly supported by the Aspen screenshots: RYIELD decomposition, steam mixing, RGIBBS equilibrium gasification, and raw-gas stream results. The downstream blocks are shown as separator analogs because they are necessary for the Report #2 stream table and the historical process description, even though the uploaded Aspen photos do not demonstrate a complete electrolyte/tar cleanup model. </w:t>
      </w:r>
    </w:p>
    <w:p w14:paraId="53B0B8F3" w14:textId="77777777" w:rsidR="00CD5704" w:rsidRDefault="00F36159">
      <w:pPr>
        <w:spacing w:after="0" w:line="259" w:lineRule="auto"/>
        <w:ind w:left="0" w:right="0" w:firstLine="0"/>
      </w:pPr>
      <w:r>
        <w:t xml:space="preserve"> </w:t>
      </w:r>
    </w:p>
    <w:p w14:paraId="3DB42901" w14:textId="77777777" w:rsidR="00CD5704" w:rsidRDefault="00F36159">
      <w:pPr>
        <w:spacing w:after="10" w:line="249" w:lineRule="auto"/>
        <w:ind w:left="130" w:right="510"/>
        <w:jc w:val="center"/>
      </w:pPr>
      <w:r>
        <w:rPr>
          <w:i/>
        </w:rPr>
        <w:t xml:space="preserve">Figure 2. Aspen Plus V14 process flow diagram for the coal gasification model core. Equilibrium  composition and mass balance reflect Design Spec GAS-RATE converged results. </w:t>
      </w:r>
    </w:p>
    <w:p w14:paraId="4395E654" w14:textId="77777777" w:rsidR="00CD5704" w:rsidRDefault="00F36159">
      <w:pPr>
        <w:spacing w:after="43" w:line="259" w:lineRule="auto"/>
        <w:ind w:left="0" w:right="479" w:firstLine="0"/>
        <w:jc w:val="center"/>
      </w:pPr>
      <w:r>
        <w:rPr>
          <w:i/>
          <w:sz w:val="12"/>
        </w:rPr>
        <w:t xml:space="preserve"> </w:t>
      </w:r>
      <w:commentRangeStart w:id="17"/>
      <w:commentRangeStart w:id="18"/>
    </w:p>
    <w:p w14:paraId="68B1EB9F" w14:textId="77777777" w:rsidR="00CD5704" w:rsidRDefault="00F36159">
      <w:pPr>
        <w:spacing w:after="0" w:line="259" w:lineRule="auto"/>
        <w:ind w:left="0" w:right="449" w:firstLine="0"/>
        <w:jc w:val="right"/>
      </w:pPr>
      <w:r>
        <w:rPr>
          <w:noProof/>
        </w:rPr>
        <w:drawing>
          <wp:inline distT="0" distB="0" distL="0" distR="0" wp14:anchorId="43B51E2A" wp14:editId="1652FF30">
            <wp:extent cx="6858000" cy="3857625"/>
            <wp:effectExtent l="0" t="0" r="0" b="0"/>
            <wp:docPr id="1918" name="Picture 1918"/>
            <wp:cNvGraphicFramePr/>
            <a:graphic xmlns:a="http://schemas.openxmlformats.org/drawingml/2006/main">
              <a:graphicData uri="http://schemas.openxmlformats.org/drawingml/2006/picture">
                <pic:pic xmlns:pic="http://schemas.openxmlformats.org/drawingml/2006/picture">
                  <pic:nvPicPr>
                    <pic:cNvPr id="1918" name="Picture 1918"/>
                    <pic:cNvPicPr/>
                  </pic:nvPicPr>
                  <pic:blipFill>
                    <a:blip r:embed="rId12"/>
                    <a:stretch>
                      <a:fillRect/>
                    </a:stretch>
                  </pic:blipFill>
                  <pic:spPr>
                    <a:xfrm>
                      <a:off x="0" y="0"/>
                      <a:ext cx="6858000" cy="3857625"/>
                    </a:xfrm>
                    <a:prstGeom prst="rect">
                      <a:avLst/>
                    </a:prstGeom>
                  </pic:spPr>
                </pic:pic>
              </a:graphicData>
            </a:graphic>
          </wp:inline>
        </w:drawing>
      </w:r>
      <w:r>
        <w:t xml:space="preserve"> </w:t>
      </w:r>
      <w:commentRangeEnd w:id="17"/>
      <w:r w:rsidR="00A479B1">
        <w:rPr>
          <w:rStyle w:val="CommentReference"/>
          <w:sz w:val="24"/>
          <w:szCs w:val="24"/>
        </w:rPr>
        <w:commentReference w:id="17"/>
      </w:r>
      <w:commentRangeEnd w:id="18"/>
      <w:r w:rsidR="007A78D2">
        <w:rPr>
          <w:rStyle w:val="CommentReference"/>
          <w:sz w:val="24"/>
          <w:szCs w:val="24"/>
        </w:rPr>
        <w:commentReference w:id="18"/>
      </w:r>
    </w:p>
    <w:p w14:paraId="0CA91B11" w14:textId="77777777" w:rsidR="00CD5704" w:rsidRDefault="00F36159">
      <w:pPr>
        <w:spacing w:after="290" w:line="259" w:lineRule="auto"/>
        <w:ind w:left="0" w:right="0" w:firstLine="0"/>
      </w:pPr>
      <w:r>
        <w:t xml:space="preserve"> </w:t>
      </w:r>
    </w:p>
    <w:p w14:paraId="4E8008A8" w14:textId="77777777" w:rsidR="00CD5704" w:rsidRDefault="00F36159">
      <w:pPr>
        <w:pStyle w:val="Heading1"/>
        <w:ind w:left="304" w:hanging="319"/>
      </w:pPr>
      <w:r>
        <w:t xml:space="preserve">Stream Tables and Mass/Energy Balances </w:t>
      </w:r>
    </w:p>
    <w:p w14:paraId="20D8F8B0" w14:textId="77777777" w:rsidR="00CD5704" w:rsidRDefault="00F36159">
      <w:pPr>
        <w:pStyle w:val="Heading2"/>
        <w:spacing w:after="233"/>
        <w:ind w:left="345" w:hanging="360"/>
      </w:pPr>
      <w:r>
        <w:t xml:space="preserve">How to read the stream tables </w:t>
      </w:r>
    </w:p>
    <w:p w14:paraId="3EC941BE" w14:textId="77777777" w:rsidR="00CD5704" w:rsidRDefault="00F36159">
      <w:pPr>
        <w:spacing w:after="1" w:line="357" w:lineRule="auto"/>
        <w:ind w:left="-5"/>
      </w:pPr>
      <w:r>
        <w:t xml:space="preserve">Stream numbers follow the BFD/PFD convention: S-1xx are feed and utility streams, S-2xx is high-temperature raw gas, S-3xx are cleanup byproducts, S-4xx are product/solid outlets, and S-5xx is the separate blow-phase vent. The “source” column distinguishes Aspen-supported values, design-basis calculations, and cleanup allocations. Enthalpy/energy terms are reported on an HHV plus sensible-enthalpy basis because Aspen stream enthalpies for coal depend strongly on the reference state of the non-conventional model. </w:t>
      </w:r>
    </w:p>
    <w:p w14:paraId="49EBECA4" w14:textId="77777777" w:rsidR="00CD5704" w:rsidRDefault="00F36159">
      <w:pPr>
        <w:spacing w:after="0" w:line="259" w:lineRule="auto"/>
        <w:ind w:left="0" w:right="0" w:firstLine="0"/>
      </w:pPr>
      <w:r>
        <w:rPr>
          <w:i/>
        </w:rPr>
        <w:t xml:space="preserve"> </w:t>
      </w:r>
    </w:p>
    <w:p w14:paraId="7AE22884" w14:textId="77777777" w:rsidR="00CD5704" w:rsidRDefault="00F36159">
      <w:pPr>
        <w:spacing w:after="0" w:line="259" w:lineRule="auto"/>
        <w:ind w:left="0" w:right="0" w:firstLine="0"/>
      </w:pPr>
      <w:r>
        <w:rPr>
          <w:i/>
        </w:rPr>
        <w:t xml:space="preserve"> </w:t>
      </w:r>
    </w:p>
    <w:p w14:paraId="51394118" w14:textId="77777777" w:rsidR="00CD5704" w:rsidRDefault="00F36159">
      <w:pPr>
        <w:spacing w:after="0" w:line="259" w:lineRule="auto"/>
        <w:ind w:left="0" w:right="0" w:firstLine="0"/>
      </w:pPr>
      <w:r>
        <w:rPr>
          <w:i/>
        </w:rPr>
        <w:lastRenderedPageBreak/>
        <w:t xml:space="preserve"> </w:t>
      </w:r>
    </w:p>
    <w:p w14:paraId="1C831A5A" w14:textId="77777777" w:rsidR="00CD5704" w:rsidRDefault="00F36159">
      <w:pPr>
        <w:spacing w:after="0" w:line="259" w:lineRule="auto"/>
        <w:ind w:left="0" w:right="449" w:firstLine="0"/>
        <w:jc w:val="center"/>
      </w:pPr>
      <w:r>
        <w:rPr>
          <w:i/>
        </w:rPr>
        <w:t xml:space="preserve"> </w:t>
      </w:r>
    </w:p>
    <w:p w14:paraId="6C969FFF" w14:textId="77777777" w:rsidR="00CD5704" w:rsidRDefault="00F36159">
      <w:pPr>
        <w:spacing w:after="0" w:line="259" w:lineRule="auto"/>
        <w:ind w:left="0" w:right="449" w:firstLine="0"/>
        <w:jc w:val="center"/>
      </w:pPr>
      <w:r>
        <w:rPr>
          <w:i/>
        </w:rPr>
        <w:t xml:space="preserve"> </w:t>
      </w:r>
    </w:p>
    <w:p w14:paraId="6984E768" w14:textId="77777777" w:rsidR="00CD5704" w:rsidRDefault="00F36159">
      <w:pPr>
        <w:spacing w:after="0" w:line="259" w:lineRule="auto"/>
        <w:ind w:left="0" w:right="449" w:firstLine="0"/>
        <w:jc w:val="center"/>
      </w:pPr>
      <w:r>
        <w:rPr>
          <w:i/>
        </w:rPr>
        <w:t xml:space="preserve"> </w:t>
      </w:r>
    </w:p>
    <w:p w14:paraId="2AAE5EAB" w14:textId="77777777" w:rsidR="00CD5704" w:rsidRDefault="00F36159">
      <w:pPr>
        <w:spacing w:after="0" w:line="259" w:lineRule="auto"/>
        <w:ind w:right="1870"/>
        <w:jc w:val="right"/>
      </w:pPr>
      <w:r>
        <w:rPr>
          <w:i/>
        </w:rPr>
        <w:t xml:space="preserve">Table 4. Main stream table and property basis for the pre-1937 coal-gas baseline. </w:t>
      </w:r>
    </w:p>
    <w:p w14:paraId="7E729072" w14:textId="77777777" w:rsidR="00CD5704" w:rsidRDefault="00F36159">
      <w:pPr>
        <w:spacing w:after="0" w:line="259" w:lineRule="auto"/>
        <w:ind w:left="0" w:right="0" w:firstLine="0"/>
      </w:pPr>
      <w:r>
        <w:rPr>
          <w:sz w:val="12"/>
        </w:rPr>
        <w:t xml:space="preserve"> </w:t>
      </w:r>
    </w:p>
    <w:tbl>
      <w:tblPr>
        <w:tblStyle w:val="TableGrid"/>
        <w:tblW w:w="10790" w:type="dxa"/>
        <w:tblInd w:w="6" w:type="dxa"/>
        <w:tblCellMar>
          <w:top w:w="60" w:type="dxa"/>
          <w:left w:w="107" w:type="dxa"/>
          <w:right w:w="51" w:type="dxa"/>
        </w:tblCellMar>
        <w:tblLook w:val="04A0" w:firstRow="1" w:lastRow="0" w:firstColumn="1" w:lastColumn="0" w:noHBand="0" w:noVBand="1"/>
      </w:tblPr>
      <w:tblGrid>
        <w:gridCol w:w="809"/>
        <w:gridCol w:w="1796"/>
        <w:gridCol w:w="1134"/>
        <w:gridCol w:w="745"/>
        <w:gridCol w:w="790"/>
        <w:gridCol w:w="891"/>
        <w:gridCol w:w="597"/>
        <w:gridCol w:w="548"/>
        <w:gridCol w:w="1142"/>
        <w:gridCol w:w="1005"/>
        <w:gridCol w:w="1333"/>
      </w:tblGrid>
      <w:tr w:rsidR="00CD5704" w14:paraId="32ABF864" w14:textId="77777777">
        <w:trPr>
          <w:trHeight w:val="1114"/>
        </w:trPr>
        <w:tc>
          <w:tcPr>
            <w:tcW w:w="820" w:type="dxa"/>
            <w:tcBorders>
              <w:top w:val="single" w:sz="4" w:space="0" w:color="000000"/>
              <w:left w:val="single" w:sz="4" w:space="0" w:color="000000"/>
              <w:bottom w:val="single" w:sz="4" w:space="0" w:color="000000"/>
              <w:right w:val="single" w:sz="4" w:space="0" w:color="000000"/>
            </w:tcBorders>
            <w:shd w:val="clear" w:color="auto" w:fill="156082"/>
          </w:tcPr>
          <w:p w14:paraId="0C1C6CD0" w14:textId="77777777" w:rsidR="00CD5704" w:rsidRDefault="00F36159">
            <w:pPr>
              <w:spacing w:after="0" w:line="259" w:lineRule="auto"/>
              <w:ind w:left="0" w:right="0" w:firstLine="0"/>
            </w:pPr>
            <w:r>
              <w:rPr>
                <w:b/>
                <w:color w:val="FFFFFF"/>
              </w:rPr>
              <w:t xml:space="preserve">Strea m </w:t>
            </w:r>
          </w:p>
        </w:tc>
        <w:tc>
          <w:tcPr>
            <w:tcW w:w="1802" w:type="dxa"/>
            <w:tcBorders>
              <w:top w:val="single" w:sz="4" w:space="0" w:color="000000"/>
              <w:left w:val="single" w:sz="4" w:space="0" w:color="000000"/>
              <w:bottom w:val="single" w:sz="4" w:space="0" w:color="000000"/>
              <w:right w:val="single" w:sz="4" w:space="0" w:color="000000"/>
            </w:tcBorders>
            <w:shd w:val="clear" w:color="auto" w:fill="156082"/>
          </w:tcPr>
          <w:p w14:paraId="398723BB" w14:textId="77777777" w:rsidR="00CD5704" w:rsidRDefault="00F36159">
            <w:pPr>
              <w:spacing w:after="0" w:line="259" w:lineRule="auto"/>
              <w:ind w:left="1" w:right="0" w:firstLine="0"/>
            </w:pPr>
            <w:r>
              <w:rPr>
                <w:b/>
                <w:color w:val="FFFFFF"/>
              </w:rPr>
              <w:t xml:space="preserve">Description </w:t>
            </w:r>
          </w:p>
        </w:tc>
        <w:tc>
          <w:tcPr>
            <w:tcW w:w="1147" w:type="dxa"/>
            <w:tcBorders>
              <w:top w:val="single" w:sz="4" w:space="0" w:color="000000"/>
              <w:left w:val="single" w:sz="4" w:space="0" w:color="000000"/>
              <w:bottom w:val="single" w:sz="4" w:space="0" w:color="000000"/>
              <w:right w:val="single" w:sz="4" w:space="0" w:color="000000"/>
            </w:tcBorders>
            <w:shd w:val="clear" w:color="auto" w:fill="156082"/>
          </w:tcPr>
          <w:p w14:paraId="1072914E" w14:textId="77777777" w:rsidR="00CD5704" w:rsidRDefault="00F36159">
            <w:pPr>
              <w:spacing w:after="0" w:line="259" w:lineRule="auto"/>
              <w:ind w:left="1" w:right="0" w:firstLine="0"/>
            </w:pPr>
            <w:r>
              <w:rPr>
                <w:b/>
                <w:color w:val="FFFFFF"/>
              </w:rPr>
              <w:t xml:space="preserve">Phase/cl ass </w:t>
            </w:r>
          </w:p>
        </w:tc>
        <w:tc>
          <w:tcPr>
            <w:tcW w:w="750" w:type="dxa"/>
            <w:tcBorders>
              <w:top w:val="single" w:sz="4" w:space="0" w:color="000000"/>
              <w:left w:val="single" w:sz="4" w:space="0" w:color="000000"/>
              <w:bottom w:val="single" w:sz="4" w:space="0" w:color="000000"/>
              <w:right w:val="single" w:sz="4" w:space="0" w:color="000000"/>
            </w:tcBorders>
            <w:shd w:val="clear" w:color="auto" w:fill="156082"/>
          </w:tcPr>
          <w:p w14:paraId="163D250C" w14:textId="77777777" w:rsidR="00CD5704" w:rsidRDefault="00F36159">
            <w:pPr>
              <w:spacing w:after="0" w:line="259" w:lineRule="auto"/>
              <w:ind w:left="0" w:right="0" w:firstLine="0"/>
            </w:pPr>
            <w:r>
              <w:rPr>
                <w:b/>
                <w:color w:val="FFFFFF"/>
              </w:rPr>
              <w:t xml:space="preserve">Mass kg/h </w:t>
            </w:r>
          </w:p>
        </w:tc>
        <w:tc>
          <w:tcPr>
            <w:tcW w:w="799" w:type="dxa"/>
            <w:tcBorders>
              <w:top w:val="single" w:sz="4" w:space="0" w:color="000000"/>
              <w:left w:val="single" w:sz="4" w:space="0" w:color="000000"/>
              <w:bottom w:val="single" w:sz="4" w:space="0" w:color="000000"/>
              <w:right w:val="single" w:sz="4" w:space="0" w:color="000000"/>
            </w:tcBorders>
            <w:shd w:val="clear" w:color="auto" w:fill="156082"/>
          </w:tcPr>
          <w:p w14:paraId="42C2EA51" w14:textId="77777777" w:rsidR="00CD5704" w:rsidRDefault="00F36159">
            <w:pPr>
              <w:spacing w:after="0" w:line="259" w:lineRule="auto"/>
              <w:ind w:left="1" w:right="0" w:firstLine="0"/>
            </w:pPr>
            <w:r>
              <w:rPr>
                <w:b/>
                <w:color w:val="FFFFFF"/>
              </w:rPr>
              <w:t>Mola</w:t>
            </w:r>
          </w:p>
          <w:p w14:paraId="4AA3FEAA" w14:textId="77777777" w:rsidR="00CD5704" w:rsidRDefault="00F36159">
            <w:pPr>
              <w:spacing w:after="0" w:line="259" w:lineRule="auto"/>
              <w:ind w:left="1" w:right="0" w:firstLine="0"/>
            </w:pPr>
            <w:r>
              <w:rPr>
                <w:b/>
                <w:color w:val="FFFFFF"/>
              </w:rPr>
              <w:t xml:space="preserve">r </w:t>
            </w:r>
          </w:p>
          <w:p w14:paraId="106DA66A" w14:textId="77777777" w:rsidR="00CD5704" w:rsidRDefault="00F36159">
            <w:pPr>
              <w:spacing w:after="0" w:line="259" w:lineRule="auto"/>
              <w:ind w:left="1" w:right="0" w:firstLine="0"/>
            </w:pPr>
            <w:r>
              <w:rPr>
                <w:b/>
                <w:color w:val="FFFFFF"/>
              </w:rPr>
              <w:t>kmol</w:t>
            </w:r>
          </w:p>
          <w:p w14:paraId="5995DE23" w14:textId="77777777" w:rsidR="00CD5704" w:rsidRDefault="00F36159">
            <w:pPr>
              <w:spacing w:after="0" w:line="259" w:lineRule="auto"/>
              <w:ind w:left="1" w:right="0" w:firstLine="0"/>
            </w:pPr>
            <w:r>
              <w:rPr>
                <w:b/>
                <w:color w:val="FFFFFF"/>
              </w:rPr>
              <w:t xml:space="preserve">/h </w:t>
            </w:r>
          </w:p>
        </w:tc>
        <w:tc>
          <w:tcPr>
            <w:tcW w:w="898" w:type="dxa"/>
            <w:tcBorders>
              <w:top w:val="single" w:sz="4" w:space="0" w:color="000000"/>
              <w:left w:val="single" w:sz="4" w:space="0" w:color="000000"/>
              <w:bottom w:val="single" w:sz="4" w:space="0" w:color="000000"/>
              <w:right w:val="single" w:sz="4" w:space="0" w:color="000000"/>
            </w:tcBorders>
            <w:shd w:val="clear" w:color="auto" w:fill="156082"/>
          </w:tcPr>
          <w:p w14:paraId="6577D64E" w14:textId="77777777" w:rsidR="00CD5704" w:rsidRDefault="00F36159">
            <w:pPr>
              <w:spacing w:after="0" w:line="259" w:lineRule="auto"/>
              <w:ind w:left="1" w:right="0" w:firstLine="0"/>
            </w:pPr>
            <w:r>
              <w:rPr>
                <w:b/>
                <w:color w:val="FFFFFF"/>
              </w:rPr>
              <w:t xml:space="preserve">MW </w:t>
            </w:r>
          </w:p>
          <w:p w14:paraId="41655643" w14:textId="77777777" w:rsidR="00CD5704" w:rsidRDefault="00F36159">
            <w:pPr>
              <w:spacing w:after="0" w:line="259" w:lineRule="auto"/>
              <w:ind w:left="1" w:right="0" w:firstLine="0"/>
            </w:pPr>
            <w:r>
              <w:rPr>
                <w:b/>
                <w:color w:val="FFFFFF"/>
              </w:rPr>
              <w:t>kg/km</w:t>
            </w:r>
          </w:p>
          <w:p w14:paraId="67AB1FB4" w14:textId="77777777" w:rsidR="00CD5704" w:rsidRDefault="00F36159">
            <w:pPr>
              <w:spacing w:after="0" w:line="259" w:lineRule="auto"/>
              <w:ind w:left="1" w:right="0" w:firstLine="0"/>
            </w:pPr>
            <w:r>
              <w:rPr>
                <w:b/>
                <w:color w:val="FFFFFF"/>
              </w:rPr>
              <w:t xml:space="preserve">ol </w:t>
            </w:r>
          </w:p>
        </w:tc>
        <w:tc>
          <w:tcPr>
            <w:tcW w:w="605" w:type="dxa"/>
            <w:tcBorders>
              <w:top w:val="single" w:sz="4" w:space="0" w:color="000000"/>
              <w:left w:val="single" w:sz="4" w:space="0" w:color="000000"/>
              <w:bottom w:val="single" w:sz="4" w:space="0" w:color="000000"/>
              <w:right w:val="single" w:sz="4" w:space="0" w:color="000000"/>
            </w:tcBorders>
            <w:shd w:val="clear" w:color="auto" w:fill="156082"/>
          </w:tcPr>
          <w:p w14:paraId="2AEC34A7" w14:textId="77777777" w:rsidR="00CD5704" w:rsidRDefault="00F36159">
            <w:pPr>
              <w:spacing w:after="0" w:line="259" w:lineRule="auto"/>
              <w:ind w:left="1" w:right="0" w:firstLine="0"/>
            </w:pPr>
            <w:r>
              <w:rPr>
                <w:b/>
                <w:color w:val="FFFFFF"/>
              </w:rPr>
              <w:t xml:space="preserve">T </w:t>
            </w:r>
          </w:p>
          <w:p w14:paraId="42ACB299" w14:textId="77777777" w:rsidR="00CD5704" w:rsidRDefault="00F36159">
            <w:pPr>
              <w:spacing w:after="0" w:line="259" w:lineRule="auto"/>
              <w:ind w:left="1" w:right="0" w:firstLine="0"/>
            </w:pPr>
            <w:r>
              <w:rPr>
                <w:b/>
                <w:color w:val="FFFFFF"/>
              </w:rPr>
              <w:t xml:space="preserve">°C </w:t>
            </w:r>
          </w:p>
        </w:tc>
        <w:tc>
          <w:tcPr>
            <w:tcW w:w="557" w:type="dxa"/>
            <w:tcBorders>
              <w:top w:val="single" w:sz="4" w:space="0" w:color="000000"/>
              <w:left w:val="single" w:sz="4" w:space="0" w:color="000000"/>
              <w:bottom w:val="single" w:sz="4" w:space="0" w:color="000000"/>
              <w:right w:val="single" w:sz="4" w:space="0" w:color="000000"/>
            </w:tcBorders>
            <w:shd w:val="clear" w:color="auto" w:fill="156082"/>
          </w:tcPr>
          <w:p w14:paraId="764C7FCE" w14:textId="77777777" w:rsidR="00CD5704" w:rsidRDefault="00F36159">
            <w:pPr>
              <w:spacing w:after="0" w:line="238" w:lineRule="auto"/>
              <w:ind w:left="1" w:right="0" w:firstLine="0"/>
            </w:pPr>
            <w:r>
              <w:rPr>
                <w:b/>
                <w:color w:val="FFFFFF"/>
              </w:rPr>
              <w:t>P ba</w:t>
            </w:r>
          </w:p>
          <w:p w14:paraId="6FCFF513" w14:textId="77777777" w:rsidR="00CD5704" w:rsidRDefault="00F36159">
            <w:pPr>
              <w:spacing w:after="0" w:line="259" w:lineRule="auto"/>
              <w:ind w:left="1" w:right="0" w:firstLine="0"/>
            </w:pPr>
            <w:r>
              <w:rPr>
                <w:b/>
                <w:color w:val="FFFFFF"/>
              </w:rPr>
              <w:t xml:space="preserve">r </w:t>
            </w:r>
          </w:p>
        </w:tc>
        <w:tc>
          <w:tcPr>
            <w:tcW w:w="1156" w:type="dxa"/>
            <w:tcBorders>
              <w:top w:val="single" w:sz="4" w:space="0" w:color="000000"/>
              <w:left w:val="single" w:sz="4" w:space="0" w:color="000000"/>
              <w:bottom w:val="single" w:sz="4" w:space="0" w:color="000000"/>
              <w:right w:val="single" w:sz="4" w:space="0" w:color="000000"/>
            </w:tcBorders>
            <w:shd w:val="clear" w:color="auto" w:fill="156082"/>
          </w:tcPr>
          <w:p w14:paraId="17F9C1D5" w14:textId="77777777" w:rsidR="00CD5704" w:rsidRDefault="00F36159">
            <w:pPr>
              <w:spacing w:after="0" w:line="259" w:lineRule="auto"/>
              <w:ind w:left="1" w:right="0" w:firstLine="0"/>
            </w:pPr>
            <w:r>
              <w:rPr>
                <w:b/>
                <w:color w:val="FFFFFF"/>
              </w:rPr>
              <w:t>Quality/</w:t>
            </w:r>
          </w:p>
          <w:p w14:paraId="638DB975" w14:textId="77777777" w:rsidR="00CD5704" w:rsidRDefault="00F36159">
            <w:pPr>
              <w:spacing w:after="0" w:line="259" w:lineRule="auto"/>
              <w:ind w:left="1" w:right="0" w:firstLine="0"/>
            </w:pPr>
            <w:r>
              <w:rPr>
                <w:b/>
                <w:color w:val="FFFFFF"/>
              </w:rPr>
              <w:t xml:space="preserve">VF </w:t>
            </w:r>
          </w:p>
        </w:tc>
        <w:tc>
          <w:tcPr>
            <w:tcW w:w="1015" w:type="dxa"/>
            <w:tcBorders>
              <w:top w:val="single" w:sz="4" w:space="0" w:color="000000"/>
              <w:left w:val="single" w:sz="4" w:space="0" w:color="000000"/>
              <w:bottom w:val="single" w:sz="4" w:space="0" w:color="000000"/>
              <w:right w:val="single" w:sz="4" w:space="0" w:color="000000"/>
            </w:tcBorders>
            <w:shd w:val="clear" w:color="auto" w:fill="156082"/>
          </w:tcPr>
          <w:p w14:paraId="4F10965E" w14:textId="77777777" w:rsidR="00CD5704" w:rsidRDefault="00F36159">
            <w:pPr>
              <w:spacing w:after="0" w:line="259" w:lineRule="auto"/>
              <w:ind w:left="0" w:right="0" w:firstLine="0"/>
            </w:pPr>
            <w:r>
              <w:rPr>
                <w:b/>
                <w:color w:val="FFFFFF"/>
              </w:rPr>
              <w:t xml:space="preserve">Energy term GJ/h </w:t>
            </w:r>
          </w:p>
        </w:tc>
        <w:tc>
          <w:tcPr>
            <w:tcW w:w="1242" w:type="dxa"/>
            <w:tcBorders>
              <w:top w:val="single" w:sz="4" w:space="0" w:color="000000"/>
              <w:left w:val="single" w:sz="4" w:space="0" w:color="000000"/>
              <w:bottom w:val="single" w:sz="4" w:space="0" w:color="000000"/>
              <w:right w:val="single" w:sz="4" w:space="0" w:color="000000"/>
            </w:tcBorders>
            <w:shd w:val="clear" w:color="auto" w:fill="156082"/>
          </w:tcPr>
          <w:p w14:paraId="4A657E52" w14:textId="77777777" w:rsidR="00CD5704" w:rsidRDefault="00F36159">
            <w:pPr>
              <w:spacing w:after="0" w:line="259" w:lineRule="auto"/>
              <w:ind w:left="1" w:right="0" w:firstLine="0"/>
            </w:pPr>
            <w:r>
              <w:rPr>
                <w:b/>
                <w:color w:val="FFFFFF"/>
              </w:rPr>
              <w:t xml:space="preserve">Source </w:t>
            </w:r>
          </w:p>
        </w:tc>
      </w:tr>
      <w:tr w:rsidR="00CD5704" w14:paraId="1866E770" w14:textId="77777777">
        <w:trPr>
          <w:trHeight w:val="838"/>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0A64DDB0" w14:textId="77777777" w:rsidR="00CD5704" w:rsidRDefault="00F36159">
            <w:pPr>
              <w:spacing w:after="0" w:line="259" w:lineRule="auto"/>
              <w:ind w:left="0" w:right="0" w:firstLine="0"/>
            </w:pPr>
            <w:r>
              <w:rPr>
                <w:b/>
              </w:rPr>
              <w:t xml:space="preserve">S-101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5A9955BE" w14:textId="77777777" w:rsidR="00CD5704" w:rsidRDefault="00F36159">
            <w:pPr>
              <w:spacing w:after="0" w:line="259" w:lineRule="auto"/>
              <w:ind w:left="1" w:right="6" w:firstLine="0"/>
            </w:pPr>
            <w:r>
              <w:t xml:space="preserve">Rail/ferry coal to Lake Station yard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477B4BB1" w14:textId="77777777" w:rsidR="00CD5704" w:rsidRDefault="00F36159">
            <w:pPr>
              <w:spacing w:after="0" w:line="259" w:lineRule="auto"/>
              <w:ind w:left="1" w:right="0" w:firstLine="0"/>
            </w:pPr>
            <w:r>
              <w:t xml:space="preserve">NC solid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60138DD4" w14:textId="77777777" w:rsidR="00CD5704" w:rsidRDefault="00F36159">
            <w:pPr>
              <w:spacing w:after="0" w:line="259" w:lineRule="auto"/>
              <w:ind w:left="0" w:right="0" w:firstLine="0"/>
            </w:pPr>
            <w:r>
              <w:t>7,10</w:t>
            </w:r>
          </w:p>
          <w:p w14:paraId="6934F79F" w14:textId="77777777" w:rsidR="00CD5704" w:rsidRDefault="00F36159">
            <w:pPr>
              <w:spacing w:after="0" w:line="259" w:lineRule="auto"/>
              <w:ind w:left="0" w:right="0" w:firstLine="0"/>
            </w:pPr>
            <w:r>
              <w:t xml:space="preserve">0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300C8766" w14:textId="77777777" w:rsidR="00CD5704" w:rsidRDefault="00F36159">
            <w:pPr>
              <w:spacing w:after="0" w:line="259" w:lineRule="auto"/>
              <w:ind w:left="1" w:right="0" w:firstLine="0"/>
            </w:pPr>
            <w:r>
              <w:t xml:space="preserve">—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6BB31876" w14:textId="77777777" w:rsidR="00CD5704" w:rsidRDefault="00F36159">
            <w:pPr>
              <w:spacing w:after="0" w:line="259" w:lineRule="auto"/>
              <w:ind w:left="1" w:right="0" w:firstLine="0"/>
            </w:pPr>
            <w:r>
              <w:t xml:space="preserve">—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50BE60DA" w14:textId="77777777" w:rsidR="00CD5704" w:rsidRDefault="00F36159">
            <w:pPr>
              <w:spacing w:after="0" w:line="259" w:lineRule="auto"/>
              <w:ind w:left="1" w:right="0" w:firstLine="0"/>
            </w:pPr>
            <w:r>
              <w:t xml:space="preserve">25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329659F2"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4D056F15" w14:textId="77777777" w:rsidR="00CD5704" w:rsidRDefault="00F36159">
            <w:pPr>
              <w:spacing w:after="0" w:line="259" w:lineRule="auto"/>
              <w:ind w:left="1" w:right="0" w:firstLine="0"/>
            </w:pPr>
            <w:r>
              <w:t xml:space="preserve">solid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64834E1F" w14:textId="77777777" w:rsidR="00CD5704" w:rsidRDefault="00F36159">
            <w:pPr>
              <w:spacing w:after="0" w:line="259" w:lineRule="auto"/>
              <w:ind w:left="0" w:right="0" w:firstLine="0"/>
            </w:pPr>
            <w:r>
              <w:t xml:space="preserve">142.0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1C58DEC5" w14:textId="77777777" w:rsidR="00CD5704" w:rsidRDefault="00F36159">
            <w:pPr>
              <w:spacing w:after="0" w:line="259" w:lineRule="auto"/>
              <w:ind w:left="1" w:right="0" w:firstLine="0"/>
            </w:pPr>
            <w:r>
              <w:t xml:space="preserve">historical/ de-sign </w:t>
            </w:r>
          </w:p>
        </w:tc>
      </w:tr>
      <w:tr w:rsidR="00CD5704" w14:paraId="6A48B90A" w14:textId="77777777">
        <w:trPr>
          <w:trHeight w:val="840"/>
        </w:trPr>
        <w:tc>
          <w:tcPr>
            <w:tcW w:w="820" w:type="dxa"/>
            <w:tcBorders>
              <w:top w:val="single" w:sz="4" w:space="0" w:color="000000"/>
              <w:left w:val="single" w:sz="4" w:space="0" w:color="000000"/>
              <w:bottom w:val="single" w:sz="4" w:space="0" w:color="000000"/>
              <w:right w:val="single" w:sz="4" w:space="0" w:color="000000"/>
            </w:tcBorders>
          </w:tcPr>
          <w:p w14:paraId="3EC96C2F" w14:textId="77777777" w:rsidR="00CD5704" w:rsidRDefault="00F36159">
            <w:pPr>
              <w:spacing w:after="0" w:line="259" w:lineRule="auto"/>
              <w:ind w:left="0" w:right="0" w:firstLine="0"/>
            </w:pPr>
            <w:r>
              <w:rPr>
                <w:b/>
              </w:rPr>
              <w:t xml:space="preserve">S-103 </w:t>
            </w:r>
          </w:p>
        </w:tc>
        <w:tc>
          <w:tcPr>
            <w:tcW w:w="1802" w:type="dxa"/>
            <w:tcBorders>
              <w:top w:val="single" w:sz="4" w:space="0" w:color="000000"/>
              <w:left w:val="single" w:sz="4" w:space="0" w:color="000000"/>
              <w:bottom w:val="single" w:sz="4" w:space="0" w:color="000000"/>
              <w:right w:val="single" w:sz="4" w:space="0" w:color="000000"/>
            </w:tcBorders>
          </w:tcPr>
          <w:p w14:paraId="50481F44" w14:textId="77777777" w:rsidR="00CD5704" w:rsidRDefault="00F36159">
            <w:pPr>
              <w:spacing w:after="0" w:line="238" w:lineRule="auto"/>
              <w:ind w:left="1" w:right="0" w:firstLine="0"/>
            </w:pPr>
            <w:r>
              <w:t>Coal to Aspen RYIELD/gasifie</w:t>
            </w:r>
          </w:p>
          <w:p w14:paraId="79E44586" w14:textId="77777777" w:rsidR="00CD5704" w:rsidRDefault="00F36159">
            <w:pPr>
              <w:spacing w:after="0" w:line="259" w:lineRule="auto"/>
              <w:ind w:left="1" w:right="0" w:firstLine="0"/>
            </w:pPr>
            <w:r>
              <w:t xml:space="preserve">r core </w:t>
            </w:r>
          </w:p>
        </w:tc>
        <w:tc>
          <w:tcPr>
            <w:tcW w:w="1147" w:type="dxa"/>
            <w:tcBorders>
              <w:top w:val="single" w:sz="4" w:space="0" w:color="000000"/>
              <w:left w:val="single" w:sz="4" w:space="0" w:color="000000"/>
              <w:bottom w:val="single" w:sz="4" w:space="0" w:color="000000"/>
              <w:right w:val="single" w:sz="4" w:space="0" w:color="000000"/>
            </w:tcBorders>
          </w:tcPr>
          <w:p w14:paraId="454C0D01" w14:textId="77777777" w:rsidR="00CD5704" w:rsidRDefault="00F36159">
            <w:pPr>
              <w:spacing w:after="0" w:line="259" w:lineRule="auto"/>
              <w:ind w:left="1" w:right="0" w:firstLine="0"/>
            </w:pPr>
            <w:r>
              <w:t xml:space="preserve">NC solid </w:t>
            </w:r>
          </w:p>
        </w:tc>
        <w:tc>
          <w:tcPr>
            <w:tcW w:w="750" w:type="dxa"/>
            <w:tcBorders>
              <w:top w:val="single" w:sz="4" w:space="0" w:color="000000"/>
              <w:left w:val="single" w:sz="4" w:space="0" w:color="000000"/>
              <w:bottom w:val="single" w:sz="4" w:space="0" w:color="000000"/>
              <w:right w:val="single" w:sz="4" w:space="0" w:color="000000"/>
            </w:tcBorders>
          </w:tcPr>
          <w:p w14:paraId="119BCBCA" w14:textId="77777777" w:rsidR="00CD5704" w:rsidRDefault="00F36159">
            <w:pPr>
              <w:spacing w:after="0" w:line="259" w:lineRule="auto"/>
              <w:ind w:left="0" w:right="0" w:firstLine="0"/>
            </w:pPr>
            <w:r>
              <w:t>7,10</w:t>
            </w:r>
          </w:p>
          <w:p w14:paraId="20E5B17E" w14:textId="77777777" w:rsidR="00CD5704" w:rsidRDefault="00F36159">
            <w:pPr>
              <w:spacing w:after="0" w:line="259" w:lineRule="auto"/>
              <w:ind w:left="0" w:right="0" w:firstLine="0"/>
            </w:pPr>
            <w:r>
              <w:t xml:space="preserve">0 </w:t>
            </w:r>
          </w:p>
        </w:tc>
        <w:tc>
          <w:tcPr>
            <w:tcW w:w="799" w:type="dxa"/>
            <w:tcBorders>
              <w:top w:val="single" w:sz="4" w:space="0" w:color="000000"/>
              <w:left w:val="single" w:sz="4" w:space="0" w:color="000000"/>
              <w:bottom w:val="single" w:sz="4" w:space="0" w:color="000000"/>
              <w:right w:val="single" w:sz="4" w:space="0" w:color="000000"/>
            </w:tcBorders>
          </w:tcPr>
          <w:p w14:paraId="26D6EF97" w14:textId="77777777" w:rsidR="00CD5704" w:rsidRDefault="00F36159">
            <w:pPr>
              <w:spacing w:after="0" w:line="259" w:lineRule="auto"/>
              <w:ind w:left="1" w:right="0" w:firstLine="0"/>
            </w:pP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EB22BE7" w14:textId="77777777" w:rsidR="00CD5704" w:rsidRDefault="00F36159">
            <w:pPr>
              <w:spacing w:after="0" w:line="259" w:lineRule="auto"/>
              <w:ind w:left="1" w:right="0" w:firstLine="0"/>
            </w:pPr>
            <w:r>
              <w:t xml:space="preserve">— </w:t>
            </w:r>
          </w:p>
        </w:tc>
        <w:tc>
          <w:tcPr>
            <w:tcW w:w="605" w:type="dxa"/>
            <w:tcBorders>
              <w:top w:val="single" w:sz="4" w:space="0" w:color="000000"/>
              <w:left w:val="single" w:sz="4" w:space="0" w:color="000000"/>
              <w:bottom w:val="single" w:sz="4" w:space="0" w:color="000000"/>
              <w:right w:val="single" w:sz="4" w:space="0" w:color="000000"/>
            </w:tcBorders>
          </w:tcPr>
          <w:p w14:paraId="344B11AA" w14:textId="77777777" w:rsidR="00CD5704" w:rsidRDefault="00F36159">
            <w:pPr>
              <w:spacing w:after="0" w:line="259" w:lineRule="auto"/>
              <w:ind w:left="1" w:right="0" w:firstLine="0"/>
            </w:pPr>
            <w:r>
              <w:t xml:space="preserve">25 </w:t>
            </w:r>
          </w:p>
        </w:tc>
        <w:tc>
          <w:tcPr>
            <w:tcW w:w="557" w:type="dxa"/>
            <w:tcBorders>
              <w:top w:val="single" w:sz="4" w:space="0" w:color="000000"/>
              <w:left w:val="single" w:sz="4" w:space="0" w:color="000000"/>
              <w:bottom w:val="single" w:sz="4" w:space="0" w:color="000000"/>
              <w:right w:val="single" w:sz="4" w:space="0" w:color="000000"/>
            </w:tcBorders>
          </w:tcPr>
          <w:p w14:paraId="3EF16AF1"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tcPr>
          <w:p w14:paraId="4EA084A1" w14:textId="77777777" w:rsidR="00CD5704" w:rsidRDefault="00F36159">
            <w:pPr>
              <w:spacing w:after="0" w:line="259" w:lineRule="auto"/>
              <w:ind w:left="1" w:right="0" w:firstLine="0"/>
            </w:pPr>
            <w:r>
              <w:t xml:space="preserve">solid </w:t>
            </w:r>
          </w:p>
        </w:tc>
        <w:tc>
          <w:tcPr>
            <w:tcW w:w="1015" w:type="dxa"/>
            <w:tcBorders>
              <w:top w:val="single" w:sz="4" w:space="0" w:color="000000"/>
              <w:left w:val="single" w:sz="4" w:space="0" w:color="000000"/>
              <w:bottom w:val="single" w:sz="4" w:space="0" w:color="000000"/>
              <w:right w:val="single" w:sz="4" w:space="0" w:color="000000"/>
            </w:tcBorders>
          </w:tcPr>
          <w:p w14:paraId="7F0CEF99" w14:textId="77777777" w:rsidR="00CD5704" w:rsidRDefault="00F36159">
            <w:pPr>
              <w:spacing w:after="0" w:line="259" w:lineRule="auto"/>
              <w:ind w:left="0" w:right="0" w:firstLine="0"/>
            </w:pPr>
            <w:r>
              <w:t xml:space="preserve">142.0 </w:t>
            </w:r>
          </w:p>
        </w:tc>
        <w:tc>
          <w:tcPr>
            <w:tcW w:w="1242" w:type="dxa"/>
            <w:tcBorders>
              <w:top w:val="single" w:sz="4" w:space="0" w:color="000000"/>
              <w:left w:val="single" w:sz="4" w:space="0" w:color="000000"/>
              <w:bottom w:val="single" w:sz="4" w:space="0" w:color="000000"/>
              <w:right w:val="single" w:sz="4" w:space="0" w:color="000000"/>
            </w:tcBorders>
          </w:tcPr>
          <w:p w14:paraId="2E50BBFE" w14:textId="77777777" w:rsidR="00CD5704" w:rsidRDefault="00F36159">
            <w:pPr>
              <w:spacing w:after="0" w:line="259" w:lineRule="auto"/>
              <w:ind w:left="1" w:right="0" w:firstLine="0"/>
            </w:pPr>
            <w:r>
              <w:t xml:space="preserve">Aspen photo/desi gn </w:t>
            </w:r>
          </w:p>
        </w:tc>
      </w:tr>
      <w:tr w:rsidR="00CD5704" w14:paraId="39A08467" w14:textId="77777777">
        <w:trPr>
          <w:trHeight w:val="560"/>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02EFB690" w14:textId="77777777" w:rsidR="00CD5704" w:rsidRDefault="00F36159">
            <w:pPr>
              <w:spacing w:after="0" w:line="259" w:lineRule="auto"/>
              <w:ind w:left="0" w:right="0" w:firstLine="0"/>
            </w:pPr>
            <w:r>
              <w:rPr>
                <w:b/>
              </w:rPr>
              <w:t xml:space="preserve">S-104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413B6471" w14:textId="77777777" w:rsidR="00CD5704" w:rsidRDefault="00F36159">
            <w:pPr>
              <w:spacing w:after="0" w:line="259" w:lineRule="auto"/>
              <w:ind w:left="1" w:right="0" w:firstLine="0"/>
            </w:pPr>
            <w:r>
              <w:t xml:space="preserve">Lake Union water to boiler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1E890A63" w14:textId="77777777" w:rsidR="00CD5704" w:rsidRDefault="00F36159">
            <w:pPr>
              <w:spacing w:after="0" w:line="259" w:lineRule="auto"/>
              <w:ind w:left="1" w:right="0" w:firstLine="0"/>
            </w:pPr>
            <w:r>
              <w:t xml:space="preserve">liquid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0A603F73" w14:textId="77777777" w:rsidR="00CD5704" w:rsidRDefault="00F36159">
            <w:pPr>
              <w:spacing w:after="0" w:line="259" w:lineRule="auto"/>
              <w:ind w:left="0" w:right="0" w:firstLine="0"/>
              <w:jc w:val="both"/>
            </w:pPr>
            <w:r>
              <w:t xml:space="preserve">9000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296EDD32" w14:textId="77777777" w:rsidR="00CD5704" w:rsidRDefault="00F36159">
            <w:pPr>
              <w:spacing w:after="0" w:line="259" w:lineRule="auto"/>
              <w:ind w:left="1" w:right="0" w:firstLine="0"/>
            </w:pPr>
            <w:r>
              <w:t xml:space="preserve">499.6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1D288668" w14:textId="77777777" w:rsidR="00CD5704" w:rsidRDefault="00F36159">
            <w:pPr>
              <w:spacing w:after="0" w:line="259" w:lineRule="auto"/>
              <w:ind w:left="1" w:right="0" w:firstLine="0"/>
            </w:pPr>
            <w:r>
              <w:t xml:space="preserve">18.015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36B902F2" w14:textId="77777777" w:rsidR="00CD5704" w:rsidRDefault="00F36159">
            <w:pPr>
              <w:spacing w:after="0" w:line="259" w:lineRule="auto"/>
              <w:ind w:left="1" w:right="0" w:firstLine="0"/>
            </w:pPr>
            <w:r>
              <w:t xml:space="preserve">10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72B2DC79"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52C0F0A3" w14:textId="77777777" w:rsidR="00CD5704" w:rsidRDefault="00F36159">
            <w:pPr>
              <w:spacing w:after="0" w:line="259" w:lineRule="auto"/>
              <w:ind w:left="1" w:right="0" w:firstLine="0"/>
            </w:pPr>
            <w:r>
              <w:t xml:space="preserve">0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4EDC7F98" w14:textId="77777777" w:rsidR="00CD5704" w:rsidRDefault="00F36159">
            <w:pPr>
              <w:spacing w:after="0" w:line="259" w:lineRule="auto"/>
              <w:ind w:left="0" w:right="0" w:firstLine="0"/>
            </w:pPr>
            <w:r>
              <w:t xml:space="preserve">0.4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7C17D703" w14:textId="77777777" w:rsidR="00CD5704" w:rsidRDefault="00F36159">
            <w:pPr>
              <w:spacing w:after="0" w:line="259" w:lineRule="auto"/>
              <w:ind w:left="1" w:right="0" w:firstLine="0"/>
            </w:pPr>
            <w:r>
              <w:t xml:space="preserve">design </w:t>
            </w:r>
          </w:p>
        </w:tc>
      </w:tr>
      <w:tr w:rsidR="00CD5704" w14:paraId="681ACC7F" w14:textId="77777777">
        <w:trPr>
          <w:trHeight w:val="840"/>
        </w:trPr>
        <w:tc>
          <w:tcPr>
            <w:tcW w:w="820" w:type="dxa"/>
            <w:tcBorders>
              <w:top w:val="single" w:sz="4" w:space="0" w:color="000000"/>
              <w:left w:val="single" w:sz="4" w:space="0" w:color="000000"/>
              <w:bottom w:val="single" w:sz="4" w:space="0" w:color="000000"/>
              <w:right w:val="single" w:sz="4" w:space="0" w:color="000000"/>
            </w:tcBorders>
          </w:tcPr>
          <w:p w14:paraId="5E043610" w14:textId="77777777" w:rsidR="00CD5704" w:rsidRDefault="00F36159">
            <w:pPr>
              <w:spacing w:after="0" w:line="259" w:lineRule="auto"/>
              <w:ind w:left="0" w:right="0" w:firstLine="0"/>
            </w:pPr>
            <w:r>
              <w:rPr>
                <w:b/>
              </w:rPr>
              <w:t xml:space="preserve">S-105 </w:t>
            </w:r>
          </w:p>
        </w:tc>
        <w:tc>
          <w:tcPr>
            <w:tcW w:w="1802" w:type="dxa"/>
            <w:tcBorders>
              <w:top w:val="single" w:sz="4" w:space="0" w:color="000000"/>
              <w:left w:val="single" w:sz="4" w:space="0" w:color="000000"/>
              <w:bottom w:val="single" w:sz="4" w:space="0" w:color="000000"/>
              <w:right w:val="single" w:sz="4" w:space="0" w:color="000000"/>
            </w:tcBorders>
          </w:tcPr>
          <w:p w14:paraId="629AEB10" w14:textId="77777777" w:rsidR="00CD5704" w:rsidRDefault="00F36159">
            <w:pPr>
              <w:spacing w:after="0" w:line="238" w:lineRule="auto"/>
              <w:ind w:left="1" w:right="0" w:firstLine="0"/>
            </w:pPr>
            <w:r>
              <w:t xml:space="preserve">Saturated steam to </w:t>
            </w:r>
          </w:p>
          <w:p w14:paraId="6C38AA30" w14:textId="77777777" w:rsidR="00CD5704" w:rsidRDefault="00F36159">
            <w:pPr>
              <w:spacing w:after="0" w:line="259" w:lineRule="auto"/>
              <w:ind w:left="1" w:right="0" w:firstLine="0"/>
            </w:pPr>
            <w:r>
              <w:t xml:space="preserve">mixer/gasifier </w:t>
            </w:r>
          </w:p>
        </w:tc>
        <w:tc>
          <w:tcPr>
            <w:tcW w:w="1147" w:type="dxa"/>
            <w:tcBorders>
              <w:top w:val="single" w:sz="4" w:space="0" w:color="000000"/>
              <w:left w:val="single" w:sz="4" w:space="0" w:color="000000"/>
              <w:bottom w:val="single" w:sz="4" w:space="0" w:color="000000"/>
              <w:right w:val="single" w:sz="4" w:space="0" w:color="000000"/>
            </w:tcBorders>
          </w:tcPr>
          <w:p w14:paraId="54E5EA6C" w14:textId="77777777" w:rsidR="00CD5704" w:rsidRDefault="00F36159">
            <w:pPr>
              <w:spacing w:after="0" w:line="259" w:lineRule="auto"/>
              <w:ind w:left="1" w:right="0" w:firstLine="0"/>
            </w:pPr>
            <w:r>
              <w:t xml:space="preserve">vapor </w:t>
            </w:r>
          </w:p>
        </w:tc>
        <w:tc>
          <w:tcPr>
            <w:tcW w:w="750" w:type="dxa"/>
            <w:tcBorders>
              <w:top w:val="single" w:sz="4" w:space="0" w:color="000000"/>
              <w:left w:val="single" w:sz="4" w:space="0" w:color="000000"/>
              <w:bottom w:val="single" w:sz="4" w:space="0" w:color="000000"/>
              <w:right w:val="single" w:sz="4" w:space="0" w:color="000000"/>
            </w:tcBorders>
          </w:tcPr>
          <w:p w14:paraId="135F1C29" w14:textId="77777777" w:rsidR="00CD5704" w:rsidRDefault="00F36159">
            <w:pPr>
              <w:spacing w:after="0" w:line="259" w:lineRule="auto"/>
              <w:ind w:left="0" w:right="0" w:firstLine="0"/>
              <w:jc w:val="both"/>
            </w:pPr>
            <w:r>
              <w:t xml:space="preserve">9000 </w:t>
            </w:r>
          </w:p>
        </w:tc>
        <w:tc>
          <w:tcPr>
            <w:tcW w:w="799" w:type="dxa"/>
            <w:tcBorders>
              <w:top w:val="single" w:sz="4" w:space="0" w:color="000000"/>
              <w:left w:val="single" w:sz="4" w:space="0" w:color="000000"/>
              <w:bottom w:val="single" w:sz="4" w:space="0" w:color="000000"/>
              <w:right w:val="single" w:sz="4" w:space="0" w:color="000000"/>
            </w:tcBorders>
          </w:tcPr>
          <w:p w14:paraId="42C80C17" w14:textId="77777777" w:rsidR="00CD5704" w:rsidRDefault="00F36159">
            <w:pPr>
              <w:spacing w:after="0" w:line="259" w:lineRule="auto"/>
              <w:ind w:left="1" w:right="0" w:firstLine="0"/>
            </w:pPr>
            <w:r>
              <w:t xml:space="preserve">499.6 </w:t>
            </w:r>
          </w:p>
        </w:tc>
        <w:tc>
          <w:tcPr>
            <w:tcW w:w="898" w:type="dxa"/>
            <w:tcBorders>
              <w:top w:val="single" w:sz="4" w:space="0" w:color="000000"/>
              <w:left w:val="single" w:sz="4" w:space="0" w:color="000000"/>
              <w:bottom w:val="single" w:sz="4" w:space="0" w:color="000000"/>
              <w:right w:val="single" w:sz="4" w:space="0" w:color="000000"/>
            </w:tcBorders>
          </w:tcPr>
          <w:p w14:paraId="0F8494DE" w14:textId="77777777" w:rsidR="00CD5704" w:rsidRDefault="00F36159">
            <w:pPr>
              <w:spacing w:after="0" w:line="259" w:lineRule="auto"/>
              <w:ind w:left="1" w:right="0" w:firstLine="0"/>
            </w:pPr>
            <w:r>
              <w:t xml:space="preserve">18.015 </w:t>
            </w:r>
          </w:p>
        </w:tc>
        <w:tc>
          <w:tcPr>
            <w:tcW w:w="605" w:type="dxa"/>
            <w:tcBorders>
              <w:top w:val="single" w:sz="4" w:space="0" w:color="000000"/>
              <w:left w:val="single" w:sz="4" w:space="0" w:color="000000"/>
              <w:bottom w:val="single" w:sz="4" w:space="0" w:color="000000"/>
              <w:right w:val="single" w:sz="4" w:space="0" w:color="000000"/>
            </w:tcBorders>
          </w:tcPr>
          <w:p w14:paraId="6C4FB933" w14:textId="77777777" w:rsidR="00CD5704" w:rsidRDefault="00F36159">
            <w:pPr>
              <w:spacing w:after="0" w:line="259" w:lineRule="auto"/>
              <w:ind w:left="1" w:right="0" w:firstLine="0"/>
            </w:pPr>
            <w:r>
              <w:t xml:space="preserve">184 </w:t>
            </w:r>
          </w:p>
        </w:tc>
        <w:tc>
          <w:tcPr>
            <w:tcW w:w="557" w:type="dxa"/>
            <w:tcBorders>
              <w:top w:val="single" w:sz="4" w:space="0" w:color="000000"/>
              <w:left w:val="single" w:sz="4" w:space="0" w:color="000000"/>
              <w:bottom w:val="single" w:sz="4" w:space="0" w:color="000000"/>
              <w:right w:val="single" w:sz="4" w:space="0" w:color="000000"/>
            </w:tcBorders>
          </w:tcPr>
          <w:p w14:paraId="4980CE57" w14:textId="77777777" w:rsidR="00CD5704" w:rsidRDefault="00F36159">
            <w:pPr>
              <w:spacing w:after="0" w:line="259" w:lineRule="auto"/>
              <w:ind w:left="1" w:right="0" w:firstLine="0"/>
            </w:pPr>
            <w:r>
              <w:t>10.</w:t>
            </w:r>
          </w:p>
          <w:p w14:paraId="6D78C056" w14:textId="77777777" w:rsidR="00CD5704" w:rsidRDefault="00F36159">
            <w:pPr>
              <w:spacing w:after="0" w:line="259" w:lineRule="auto"/>
              <w:ind w:left="1" w:right="0" w:firstLine="0"/>
            </w:pPr>
            <w:r>
              <w:t xml:space="preserve">3 </w:t>
            </w:r>
          </w:p>
        </w:tc>
        <w:tc>
          <w:tcPr>
            <w:tcW w:w="1156" w:type="dxa"/>
            <w:tcBorders>
              <w:top w:val="single" w:sz="4" w:space="0" w:color="000000"/>
              <w:left w:val="single" w:sz="4" w:space="0" w:color="000000"/>
              <w:bottom w:val="single" w:sz="4" w:space="0" w:color="000000"/>
              <w:right w:val="single" w:sz="4" w:space="0" w:color="000000"/>
            </w:tcBorders>
          </w:tcPr>
          <w:p w14:paraId="4C779030" w14:textId="77777777" w:rsidR="00CD5704" w:rsidRDefault="00F36159">
            <w:pPr>
              <w:spacing w:after="0" w:line="259" w:lineRule="auto"/>
              <w:ind w:left="1" w:right="0" w:firstLine="0"/>
            </w:pPr>
            <w:r>
              <w:t xml:space="preserve">1 </w:t>
            </w:r>
          </w:p>
        </w:tc>
        <w:tc>
          <w:tcPr>
            <w:tcW w:w="1015" w:type="dxa"/>
            <w:tcBorders>
              <w:top w:val="single" w:sz="4" w:space="0" w:color="000000"/>
              <w:left w:val="single" w:sz="4" w:space="0" w:color="000000"/>
              <w:bottom w:val="single" w:sz="4" w:space="0" w:color="000000"/>
              <w:right w:val="single" w:sz="4" w:space="0" w:color="000000"/>
            </w:tcBorders>
          </w:tcPr>
          <w:p w14:paraId="21E35F7A" w14:textId="77777777" w:rsidR="00CD5704" w:rsidRDefault="00F36159">
            <w:pPr>
              <w:spacing w:after="0" w:line="259" w:lineRule="auto"/>
              <w:ind w:left="0" w:right="0" w:firstLine="0"/>
            </w:pPr>
            <w:r>
              <w:t xml:space="preserve">25.0 </w:t>
            </w:r>
          </w:p>
        </w:tc>
        <w:tc>
          <w:tcPr>
            <w:tcW w:w="1242" w:type="dxa"/>
            <w:tcBorders>
              <w:top w:val="single" w:sz="4" w:space="0" w:color="000000"/>
              <w:left w:val="single" w:sz="4" w:space="0" w:color="000000"/>
              <w:bottom w:val="single" w:sz="4" w:space="0" w:color="000000"/>
              <w:right w:val="single" w:sz="4" w:space="0" w:color="000000"/>
            </w:tcBorders>
          </w:tcPr>
          <w:p w14:paraId="2AD27D39" w14:textId="77777777" w:rsidR="00CD5704" w:rsidRDefault="00F36159">
            <w:pPr>
              <w:spacing w:after="0" w:line="259" w:lineRule="auto"/>
              <w:ind w:left="1" w:right="0" w:firstLine="0"/>
            </w:pPr>
            <w:r>
              <w:t xml:space="preserve">Aspen photo/stea m table </w:t>
            </w:r>
          </w:p>
        </w:tc>
      </w:tr>
      <w:tr w:rsidR="00CD5704" w14:paraId="106636BE" w14:textId="77777777">
        <w:trPr>
          <w:trHeight w:val="835"/>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67240757" w14:textId="77777777" w:rsidR="00CD5704" w:rsidRDefault="00F36159">
            <w:pPr>
              <w:spacing w:after="0" w:line="259" w:lineRule="auto"/>
              <w:ind w:left="0" w:right="0" w:firstLine="0"/>
            </w:pPr>
            <w:r>
              <w:rPr>
                <w:b/>
              </w:rPr>
              <w:t xml:space="preserve">S-106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6C3A8153" w14:textId="77777777" w:rsidR="00CD5704" w:rsidRDefault="00F36159">
            <w:pPr>
              <w:spacing w:after="0" w:line="259" w:lineRule="auto"/>
              <w:ind w:left="1" w:right="0" w:firstLine="0"/>
            </w:pPr>
            <w:r>
              <w:t xml:space="preserve">Air to cyclic blow phase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1B803C80" w14:textId="77777777" w:rsidR="00CD5704" w:rsidRDefault="00F36159">
            <w:pPr>
              <w:spacing w:after="0" w:line="259" w:lineRule="auto"/>
              <w:ind w:left="1" w:right="0" w:firstLine="0"/>
            </w:pPr>
            <w:r>
              <w:t xml:space="preserve">vapor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219DAAFB" w14:textId="77777777" w:rsidR="00CD5704" w:rsidRDefault="00F36159">
            <w:pPr>
              <w:spacing w:after="0" w:line="259" w:lineRule="auto"/>
              <w:ind w:left="0" w:right="0" w:firstLine="0"/>
              <w:jc w:val="both"/>
            </w:pPr>
            <w:r>
              <w:t xml:space="preserve">8300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38B526AA" w14:textId="77777777" w:rsidR="00CD5704" w:rsidRDefault="00F36159">
            <w:pPr>
              <w:spacing w:after="0" w:line="259" w:lineRule="auto"/>
              <w:ind w:left="1" w:right="0" w:firstLine="0"/>
            </w:pPr>
            <w:r>
              <w:t xml:space="preserve">287.4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18992C8A" w14:textId="77777777" w:rsidR="00CD5704" w:rsidRDefault="00F36159">
            <w:pPr>
              <w:spacing w:after="0" w:line="259" w:lineRule="auto"/>
              <w:ind w:left="1" w:right="0" w:firstLine="0"/>
            </w:pPr>
            <w:r>
              <w:t xml:space="preserve">28.85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474E695F" w14:textId="77777777" w:rsidR="00CD5704" w:rsidRDefault="00F36159">
            <w:pPr>
              <w:spacing w:after="0" w:line="259" w:lineRule="auto"/>
              <w:ind w:left="1" w:right="0" w:firstLine="0"/>
            </w:pPr>
            <w:r>
              <w:t xml:space="preserve">25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262D470B"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320B2932" w14:textId="77777777" w:rsidR="00CD5704" w:rsidRDefault="00F36159">
            <w:pPr>
              <w:spacing w:after="0" w:line="259" w:lineRule="auto"/>
              <w:ind w:left="1" w:right="0" w:firstLine="0"/>
            </w:pPr>
            <w:r>
              <w:t xml:space="preserve">1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71381F7B" w14:textId="77777777" w:rsidR="00CD5704" w:rsidRDefault="00F36159">
            <w:pPr>
              <w:spacing w:after="0" w:line="259" w:lineRule="auto"/>
              <w:ind w:left="0" w:right="0" w:firstLine="0"/>
            </w:pPr>
            <w:r>
              <w:t xml:space="preserve">0.0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111C93FE" w14:textId="77777777" w:rsidR="00CD5704" w:rsidRDefault="00F36159">
            <w:pPr>
              <w:spacing w:after="0" w:line="259" w:lineRule="auto"/>
              <w:ind w:left="1" w:right="0" w:firstLine="0"/>
            </w:pPr>
            <w:r>
              <w:t xml:space="preserve">utility; separate boundary </w:t>
            </w:r>
          </w:p>
        </w:tc>
      </w:tr>
      <w:tr w:rsidR="00CD5704" w14:paraId="4F19DC50" w14:textId="77777777">
        <w:trPr>
          <w:trHeight w:val="840"/>
        </w:trPr>
        <w:tc>
          <w:tcPr>
            <w:tcW w:w="820" w:type="dxa"/>
            <w:tcBorders>
              <w:top w:val="single" w:sz="4" w:space="0" w:color="000000"/>
              <w:left w:val="single" w:sz="4" w:space="0" w:color="000000"/>
              <w:bottom w:val="single" w:sz="4" w:space="0" w:color="000000"/>
              <w:right w:val="single" w:sz="4" w:space="0" w:color="000000"/>
            </w:tcBorders>
          </w:tcPr>
          <w:p w14:paraId="3C4EC4BB" w14:textId="77777777" w:rsidR="00CD5704" w:rsidRDefault="00F36159">
            <w:pPr>
              <w:spacing w:after="0" w:line="259" w:lineRule="auto"/>
              <w:ind w:left="0" w:right="0" w:firstLine="0"/>
            </w:pPr>
            <w:r>
              <w:rPr>
                <w:b/>
              </w:rPr>
              <w:t xml:space="preserve">S-201 </w:t>
            </w:r>
          </w:p>
        </w:tc>
        <w:tc>
          <w:tcPr>
            <w:tcW w:w="1802" w:type="dxa"/>
            <w:tcBorders>
              <w:top w:val="single" w:sz="4" w:space="0" w:color="000000"/>
              <w:left w:val="single" w:sz="4" w:space="0" w:color="000000"/>
              <w:bottom w:val="single" w:sz="4" w:space="0" w:color="000000"/>
              <w:right w:val="single" w:sz="4" w:space="0" w:color="000000"/>
            </w:tcBorders>
          </w:tcPr>
          <w:p w14:paraId="34DE0C22" w14:textId="77777777" w:rsidR="00CD5704" w:rsidRDefault="00F36159">
            <w:pPr>
              <w:spacing w:after="0" w:line="259" w:lineRule="auto"/>
              <w:ind w:left="1" w:right="0" w:firstLine="0"/>
            </w:pPr>
            <w:r>
              <w:t xml:space="preserve">Raw gas leaving RGIBBS core </w:t>
            </w:r>
          </w:p>
        </w:tc>
        <w:tc>
          <w:tcPr>
            <w:tcW w:w="1147" w:type="dxa"/>
            <w:tcBorders>
              <w:top w:val="single" w:sz="4" w:space="0" w:color="000000"/>
              <w:left w:val="single" w:sz="4" w:space="0" w:color="000000"/>
              <w:bottom w:val="single" w:sz="4" w:space="0" w:color="000000"/>
              <w:right w:val="single" w:sz="4" w:space="0" w:color="000000"/>
            </w:tcBorders>
          </w:tcPr>
          <w:p w14:paraId="458431CB" w14:textId="77777777" w:rsidR="00CD5704" w:rsidRDefault="00F36159">
            <w:pPr>
              <w:spacing w:after="0" w:line="259" w:lineRule="auto"/>
              <w:ind w:left="1" w:right="0" w:firstLine="0"/>
            </w:pPr>
            <w:r>
              <w:t xml:space="preserve">mixed vapor </w:t>
            </w:r>
          </w:p>
        </w:tc>
        <w:tc>
          <w:tcPr>
            <w:tcW w:w="750" w:type="dxa"/>
            <w:tcBorders>
              <w:top w:val="single" w:sz="4" w:space="0" w:color="000000"/>
              <w:left w:val="single" w:sz="4" w:space="0" w:color="000000"/>
              <w:bottom w:val="single" w:sz="4" w:space="0" w:color="000000"/>
              <w:right w:val="single" w:sz="4" w:space="0" w:color="000000"/>
            </w:tcBorders>
          </w:tcPr>
          <w:p w14:paraId="7B77107C" w14:textId="77777777" w:rsidR="00CD5704" w:rsidRDefault="00F36159">
            <w:pPr>
              <w:spacing w:after="0" w:line="259" w:lineRule="auto"/>
              <w:ind w:left="0" w:right="0" w:firstLine="0"/>
            </w:pPr>
            <w:r>
              <w:t>1610</w:t>
            </w:r>
          </w:p>
          <w:p w14:paraId="21C059CA" w14:textId="77777777" w:rsidR="00CD5704" w:rsidRDefault="00F36159">
            <w:pPr>
              <w:spacing w:after="0" w:line="259" w:lineRule="auto"/>
              <w:ind w:left="0" w:right="0" w:firstLine="0"/>
            </w:pPr>
            <w:r>
              <w:t xml:space="preserve">0 </w:t>
            </w:r>
          </w:p>
        </w:tc>
        <w:tc>
          <w:tcPr>
            <w:tcW w:w="799" w:type="dxa"/>
            <w:tcBorders>
              <w:top w:val="single" w:sz="4" w:space="0" w:color="000000"/>
              <w:left w:val="single" w:sz="4" w:space="0" w:color="000000"/>
              <w:bottom w:val="single" w:sz="4" w:space="0" w:color="000000"/>
              <w:right w:val="single" w:sz="4" w:space="0" w:color="000000"/>
            </w:tcBorders>
          </w:tcPr>
          <w:p w14:paraId="6B414DDB" w14:textId="77777777" w:rsidR="00CD5704" w:rsidRDefault="00F36159">
            <w:pPr>
              <w:spacing w:after="0" w:line="259" w:lineRule="auto"/>
              <w:ind w:left="1" w:right="0" w:firstLine="0"/>
            </w:pPr>
            <w:r>
              <w:t xml:space="preserve">423.0 </w:t>
            </w:r>
          </w:p>
        </w:tc>
        <w:tc>
          <w:tcPr>
            <w:tcW w:w="898" w:type="dxa"/>
            <w:tcBorders>
              <w:top w:val="single" w:sz="4" w:space="0" w:color="000000"/>
              <w:left w:val="single" w:sz="4" w:space="0" w:color="000000"/>
              <w:bottom w:val="single" w:sz="4" w:space="0" w:color="000000"/>
              <w:right w:val="single" w:sz="4" w:space="0" w:color="000000"/>
            </w:tcBorders>
          </w:tcPr>
          <w:p w14:paraId="4354C298" w14:textId="77777777" w:rsidR="00CD5704" w:rsidRDefault="00F36159">
            <w:pPr>
              <w:spacing w:after="0" w:line="259" w:lineRule="auto"/>
              <w:ind w:left="1" w:right="0" w:firstLine="0"/>
            </w:pPr>
            <w:r>
              <w:t xml:space="preserve">14.89 </w:t>
            </w:r>
          </w:p>
        </w:tc>
        <w:tc>
          <w:tcPr>
            <w:tcW w:w="605" w:type="dxa"/>
            <w:tcBorders>
              <w:top w:val="single" w:sz="4" w:space="0" w:color="000000"/>
              <w:left w:val="single" w:sz="4" w:space="0" w:color="000000"/>
              <w:bottom w:val="single" w:sz="4" w:space="0" w:color="000000"/>
              <w:right w:val="single" w:sz="4" w:space="0" w:color="000000"/>
            </w:tcBorders>
          </w:tcPr>
          <w:p w14:paraId="25BA1AC3" w14:textId="77777777" w:rsidR="00CD5704" w:rsidRDefault="00F36159">
            <w:pPr>
              <w:spacing w:after="0" w:line="259" w:lineRule="auto"/>
              <w:ind w:left="1" w:right="0" w:firstLine="0"/>
            </w:pPr>
            <w:r>
              <w:t>105</w:t>
            </w:r>
          </w:p>
          <w:p w14:paraId="6FA160A3" w14:textId="77777777" w:rsidR="00CD5704" w:rsidRDefault="00F36159">
            <w:pPr>
              <w:spacing w:after="0" w:line="259" w:lineRule="auto"/>
              <w:ind w:left="1" w:right="0" w:firstLine="0"/>
            </w:pPr>
            <w:r>
              <w:t xml:space="preserve">0 </w:t>
            </w:r>
          </w:p>
        </w:tc>
        <w:tc>
          <w:tcPr>
            <w:tcW w:w="557" w:type="dxa"/>
            <w:tcBorders>
              <w:top w:val="single" w:sz="4" w:space="0" w:color="000000"/>
              <w:left w:val="single" w:sz="4" w:space="0" w:color="000000"/>
              <w:bottom w:val="single" w:sz="4" w:space="0" w:color="000000"/>
              <w:right w:val="single" w:sz="4" w:space="0" w:color="000000"/>
            </w:tcBorders>
          </w:tcPr>
          <w:p w14:paraId="1D053717" w14:textId="77777777" w:rsidR="00CD5704" w:rsidRDefault="00F36159">
            <w:pPr>
              <w:spacing w:after="0" w:line="259" w:lineRule="auto"/>
              <w:ind w:left="1" w:right="0" w:firstLine="0"/>
            </w:pPr>
            <w:r>
              <w:t xml:space="preserve">1.1 </w:t>
            </w:r>
          </w:p>
        </w:tc>
        <w:tc>
          <w:tcPr>
            <w:tcW w:w="1156" w:type="dxa"/>
            <w:tcBorders>
              <w:top w:val="single" w:sz="4" w:space="0" w:color="000000"/>
              <w:left w:val="single" w:sz="4" w:space="0" w:color="000000"/>
              <w:bottom w:val="single" w:sz="4" w:space="0" w:color="000000"/>
              <w:right w:val="single" w:sz="4" w:space="0" w:color="000000"/>
            </w:tcBorders>
          </w:tcPr>
          <w:p w14:paraId="6C1F3A28" w14:textId="77777777" w:rsidR="00CD5704" w:rsidRDefault="00F36159">
            <w:pPr>
              <w:spacing w:after="0" w:line="259" w:lineRule="auto"/>
              <w:ind w:left="1" w:right="0" w:firstLine="0"/>
            </w:pPr>
            <w:r>
              <w:t xml:space="preserve">1 </w:t>
            </w:r>
          </w:p>
        </w:tc>
        <w:tc>
          <w:tcPr>
            <w:tcW w:w="1015" w:type="dxa"/>
            <w:tcBorders>
              <w:top w:val="single" w:sz="4" w:space="0" w:color="000000"/>
              <w:left w:val="single" w:sz="4" w:space="0" w:color="000000"/>
              <w:bottom w:val="single" w:sz="4" w:space="0" w:color="000000"/>
              <w:right w:val="single" w:sz="4" w:space="0" w:color="000000"/>
            </w:tcBorders>
          </w:tcPr>
          <w:p w14:paraId="0506F158" w14:textId="77777777" w:rsidR="00CD5704" w:rsidRDefault="00F36159">
            <w:pPr>
              <w:spacing w:after="0" w:line="259" w:lineRule="auto"/>
              <w:ind w:left="0" w:right="0" w:firstLine="0"/>
            </w:pPr>
            <w:r>
              <w:t xml:space="preserve">ref-state </w:t>
            </w:r>
          </w:p>
          <w:p w14:paraId="76656427" w14:textId="77777777" w:rsidR="00CD5704" w:rsidRDefault="00F36159">
            <w:pPr>
              <w:spacing w:after="0" w:line="259" w:lineRule="auto"/>
              <w:ind w:left="0" w:right="0" w:firstLine="0"/>
            </w:pPr>
            <w:r>
              <w:t>depend</w:t>
            </w:r>
          </w:p>
          <w:p w14:paraId="2AC02C4C" w14:textId="77777777" w:rsidR="00CD5704" w:rsidRDefault="00F36159">
            <w:pPr>
              <w:spacing w:after="0" w:line="259" w:lineRule="auto"/>
              <w:ind w:left="0" w:right="0" w:firstLine="0"/>
            </w:pPr>
            <w:r>
              <w:t xml:space="preserve">ent </w:t>
            </w:r>
          </w:p>
        </w:tc>
        <w:tc>
          <w:tcPr>
            <w:tcW w:w="1242" w:type="dxa"/>
            <w:tcBorders>
              <w:top w:val="single" w:sz="4" w:space="0" w:color="000000"/>
              <w:left w:val="single" w:sz="4" w:space="0" w:color="000000"/>
              <w:bottom w:val="single" w:sz="4" w:space="0" w:color="000000"/>
              <w:right w:val="single" w:sz="4" w:space="0" w:color="000000"/>
            </w:tcBorders>
          </w:tcPr>
          <w:p w14:paraId="29702A77" w14:textId="77777777" w:rsidR="00CD5704" w:rsidRDefault="00F36159">
            <w:pPr>
              <w:spacing w:after="0" w:line="259" w:lineRule="auto"/>
              <w:ind w:left="1" w:right="0" w:firstLine="0"/>
            </w:pPr>
            <w:r>
              <w:t xml:space="preserve">Aspen photo </w:t>
            </w:r>
          </w:p>
        </w:tc>
      </w:tr>
      <w:tr w:rsidR="00CD5704" w14:paraId="0CA6F851" w14:textId="77777777">
        <w:trPr>
          <w:trHeight w:val="560"/>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2E25D509" w14:textId="77777777" w:rsidR="00CD5704" w:rsidRDefault="00F36159">
            <w:pPr>
              <w:spacing w:after="0" w:line="259" w:lineRule="auto"/>
              <w:ind w:left="0" w:right="0" w:firstLine="0"/>
            </w:pPr>
            <w:r>
              <w:rPr>
                <w:b/>
              </w:rPr>
              <w:t xml:space="preserve">S-301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7C6A8A4A" w14:textId="77777777" w:rsidR="00CD5704" w:rsidRDefault="00F36159">
            <w:pPr>
              <w:spacing w:after="0" w:line="259" w:lineRule="auto"/>
              <w:ind w:left="1" w:right="0" w:firstLine="0"/>
            </w:pPr>
            <w:r>
              <w:t xml:space="preserve">Coal tar/tar sludge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1E4838CA" w14:textId="77777777" w:rsidR="00CD5704" w:rsidRDefault="00F36159">
            <w:pPr>
              <w:spacing w:after="0" w:line="259" w:lineRule="auto"/>
              <w:ind w:left="1" w:right="0" w:firstLine="0"/>
            </w:pPr>
            <w:r>
              <w:t xml:space="preserve">liquid pseudo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53B75341" w14:textId="77777777" w:rsidR="00CD5704" w:rsidRDefault="00F36159">
            <w:pPr>
              <w:spacing w:after="0" w:line="259" w:lineRule="auto"/>
              <w:ind w:left="0" w:right="0" w:firstLine="0"/>
            </w:pPr>
            <w:r>
              <w:t xml:space="preserve">280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3B01D575" w14:textId="77777777" w:rsidR="00CD5704" w:rsidRDefault="00F36159">
            <w:pPr>
              <w:spacing w:after="0" w:line="259" w:lineRule="auto"/>
              <w:ind w:left="1" w:right="0" w:firstLine="0"/>
            </w:pPr>
            <w:r>
              <w:t xml:space="preserve">1.4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5066B21C" w14:textId="77777777" w:rsidR="00CD5704" w:rsidRDefault="00F36159">
            <w:pPr>
              <w:spacing w:after="0" w:line="259" w:lineRule="auto"/>
              <w:ind w:left="1" w:right="0" w:firstLine="0"/>
            </w:pPr>
            <w:r>
              <w:t xml:space="preserve">200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0ECBB664" w14:textId="77777777" w:rsidR="00CD5704" w:rsidRDefault="00F36159">
            <w:pPr>
              <w:spacing w:after="0" w:line="259" w:lineRule="auto"/>
              <w:ind w:left="1" w:right="0" w:firstLine="0"/>
            </w:pPr>
            <w:r>
              <w:t xml:space="preserve">40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3820C21E"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5BC3BDAE" w14:textId="77777777" w:rsidR="00CD5704" w:rsidRDefault="00F36159">
            <w:pPr>
              <w:spacing w:after="0" w:line="259" w:lineRule="auto"/>
              <w:ind w:left="1" w:right="0" w:firstLine="0"/>
            </w:pPr>
            <w:r>
              <w:t xml:space="preserve">0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7F50B2AB" w14:textId="77777777" w:rsidR="00CD5704" w:rsidRDefault="00F36159">
            <w:pPr>
              <w:spacing w:after="0" w:line="259" w:lineRule="auto"/>
              <w:ind w:left="0" w:right="0" w:firstLine="0"/>
            </w:pPr>
            <w:r>
              <w:t xml:space="preserve">10.1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55E350FE" w14:textId="77777777" w:rsidR="00CD5704" w:rsidRDefault="00F36159">
            <w:pPr>
              <w:spacing w:after="0" w:line="259" w:lineRule="auto"/>
              <w:ind w:left="1" w:right="0" w:firstLine="0"/>
            </w:pPr>
            <w:r>
              <w:t xml:space="preserve">cleanup allocation </w:t>
            </w:r>
          </w:p>
        </w:tc>
      </w:tr>
      <w:tr w:rsidR="00CD5704" w14:paraId="25616D07" w14:textId="77777777">
        <w:trPr>
          <w:trHeight w:val="1118"/>
        </w:trPr>
        <w:tc>
          <w:tcPr>
            <w:tcW w:w="820" w:type="dxa"/>
            <w:tcBorders>
              <w:top w:val="single" w:sz="4" w:space="0" w:color="000000"/>
              <w:left w:val="single" w:sz="4" w:space="0" w:color="000000"/>
              <w:bottom w:val="single" w:sz="4" w:space="0" w:color="000000"/>
              <w:right w:val="single" w:sz="4" w:space="0" w:color="000000"/>
            </w:tcBorders>
          </w:tcPr>
          <w:p w14:paraId="7C90FF4F" w14:textId="77777777" w:rsidR="00CD5704" w:rsidRDefault="00F36159">
            <w:pPr>
              <w:spacing w:after="0" w:line="259" w:lineRule="auto"/>
              <w:ind w:left="0" w:right="0" w:firstLine="0"/>
            </w:pPr>
            <w:r>
              <w:rPr>
                <w:b/>
              </w:rPr>
              <w:t xml:space="preserve">S-302 </w:t>
            </w:r>
          </w:p>
        </w:tc>
        <w:tc>
          <w:tcPr>
            <w:tcW w:w="1802" w:type="dxa"/>
            <w:tcBorders>
              <w:top w:val="single" w:sz="4" w:space="0" w:color="000000"/>
              <w:left w:val="single" w:sz="4" w:space="0" w:color="000000"/>
              <w:bottom w:val="single" w:sz="4" w:space="0" w:color="000000"/>
              <w:right w:val="single" w:sz="4" w:space="0" w:color="000000"/>
            </w:tcBorders>
          </w:tcPr>
          <w:p w14:paraId="619F6944" w14:textId="77777777" w:rsidR="00CD5704" w:rsidRDefault="00F36159">
            <w:pPr>
              <w:spacing w:after="0" w:line="259" w:lineRule="auto"/>
              <w:ind w:left="1" w:right="0" w:firstLine="0"/>
            </w:pPr>
            <w:r>
              <w:t xml:space="preserve">Ammoniacal </w:t>
            </w:r>
          </w:p>
          <w:p w14:paraId="3B964160" w14:textId="77777777" w:rsidR="00CD5704" w:rsidRDefault="00F36159">
            <w:pPr>
              <w:spacing w:after="0" w:line="259" w:lineRule="auto"/>
              <w:ind w:left="1" w:right="0" w:firstLine="0"/>
            </w:pPr>
            <w:r>
              <w:t xml:space="preserve">liquor + condensate/scru bber purge </w:t>
            </w:r>
          </w:p>
        </w:tc>
        <w:tc>
          <w:tcPr>
            <w:tcW w:w="1147" w:type="dxa"/>
            <w:tcBorders>
              <w:top w:val="single" w:sz="4" w:space="0" w:color="000000"/>
              <w:left w:val="single" w:sz="4" w:space="0" w:color="000000"/>
              <w:bottom w:val="single" w:sz="4" w:space="0" w:color="000000"/>
              <w:right w:val="single" w:sz="4" w:space="0" w:color="000000"/>
            </w:tcBorders>
          </w:tcPr>
          <w:p w14:paraId="0E56DA64" w14:textId="77777777" w:rsidR="00CD5704" w:rsidRDefault="00F36159">
            <w:pPr>
              <w:spacing w:after="0" w:line="259" w:lineRule="auto"/>
              <w:ind w:left="1" w:right="0" w:firstLine="0"/>
            </w:pPr>
            <w:r>
              <w:t xml:space="preserve">liquid </w:t>
            </w:r>
          </w:p>
        </w:tc>
        <w:tc>
          <w:tcPr>
            <w:tcW w:w="750" w:type="dxa"/>
            <w:tcBorders>
              <w:top w:val="single" w:sz="4" w:space="0" w:color="000000"/>
              <w:left w:val="single" w:sz="4" w:space="0" w:color="000000"/>
              <w:bottom w:val="single" w:sz="4" w:space="0" w:color="000000"/>
              <w:right w:val="single" w:sz="4" w:space="0" w:color="000000"/>
            </w:tcBorders>
          </w:tcPr>
          <w:p w14:paraId="3504F1FD" w14:textId="77777777" w:rsidR="00CD5704" w:rsidRDefault="00F36159">
            <w:pPr>
              <w:spacing w:after="0" w:line="259" w:lineRule="auto"/>
              <w:ind w:left="0" w:right="0" w:firstLine="0"/>
            </w:pPr>
            <w:r>
              <w:t>10,0</w:t>
            </w:r>
          </w:p>
          <w:p w14:paraId="19C45193" w14:textId="77777777" w:rsidR="00CD5704" w:rsidRDefault="00F36159">
            <w:pPr>
              <w:spacing w:after="0" w:line="259" w:lineRule="auto"/>
              <w:ind w:left="0" w:right="0" w:firstLine="0"/>
            </w:pPr>
            <w:r>
              <w:t xml:space="preserve">76 </w:t>
            </w:r>
          </w:p>
        </w:tc>
        <w:tc>
          <w:tcPr>
            <w:tcW w:w="799" w:type="dxa"/>
            <w:tcBorders>
              <w:top w:val="single" w:sz="4" w:space="0" w:color="000000"/>
              <w:left w:val="single" w:sz="4" w:space="0" w:color="000000"/>
              <w:bottom w:val="single" w:sz="4" w:space="0" w:color="000000"/>
              <w:right w:val="single" w:sz="4" w:space="0" w:color="000000"/>
            </w:tcBorders>
          </w:tcPr>
          <w:p w14:paraId="1B7A4600" w14:textId="77777777" w:rsidR="00CD5704" w:rsidRDefault="00F36159">
            <w:pPr>
              <w:spacing w:after="0" w:line="259" w:lineRule="auto"/>
              <w:ind w:left="1" w:right="0" w:firstLine="0"/>
            </w:pPr>
            <w:r>
              <w:t xml:space="preserve">559.2 </w:t>
            </w:r>
          </w:p>
        </w:tc>
        <w:tc>
          <w:tcPr>
            <w:tcW w:w="898" w:type="dxa"/>
            <w:tcBorders>
              <w:top w:val="single" w:sz="4" w:space="0" w:color="000000"/>
              <w:left w:val="single" w:sz="4" w:space="0" w:color="000000"/>
              <w:bottom w:val="single" w:sz="4" w:space="0" w:color="000000"/>
              <w:right w:val="single" w:sz="4" w:space="0" w:color="000000"/>
            </w:tcBorders>
          </w:tcPr>
          <w:p w14:paraId="3CDC406C" w14:textId="77777777" w:rsidR="00CD5704" w:rsidRDefault="00F36159">
            <w:pPr>
              <w:spacing w:after="0" w:line="259" w:lineRule="auto"/>
              <w:ind w:left="1" w:right="0" w:firstLine="0"/>
            </w:pPr>
            <w:r>
              <w:t xml:space="preserve">18.02 </w:t>
            </w:r>
          </w:p>
        </w:tc>
        <w:tc>
          <w:tcPr>
            <w:tcW w:w="605" w:type="dxa"/>
            <w:tcBorders>
              <w:top w:val="single" w:sz="4" w:space="0" w:color="000000"/>
              <w:left w:val="single" w:sz="4" w:space="0" w:color="000000"/>
              <w:bottom w:val="single" w:sz="4" w:space="0" w:color="000000"/>
              <w:right w:val="single" w:sz="4" w:space="0" w:color="000000"/>
            </w:tcBorders>
          </w:tcPr>
          <w:p w14:paraId="68A04194" w14:textId="77777777" w:rsidR="00CD5704" w:rsidRDefault="00F36159">
            <w:pPr>
              <w:spacing w:after="0" w:line="259" w:lineRule="auto"/>
              <w:ind w:left="1" w:right="0" w:firstLine="0"/>
            </w:pPr>
            <w:r>
              <w:t xml:space="preserve">35 </w:t>
            </w:r>
          </w:p>
        </w:tc>
        <w:tc>
          <w:tcPr>
            <w:tcW w:w="557" w:type="dxa"/>
            <w:tcBorders>
              <w:top w:val="single" w:sz="4" w:space="0" w:color="000000"/>
              <w:left w:val="single" w:sz="4" w:space="0" w:color="000000"/>
              <w:bottom w:val="single" w:sz="4" w:space="0" w:color="000000"/>
              <w:right w:val="single" w:sz="4" w:space="0" w:color="000000"/>
            </w:tcBorders>
          </w:tcPr>
          <w:p w14:paraId="6700BC81"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tcPr>
          <w:p w14:paraId="224C96BA" w14:textId="77777777" w:rsidR="00CD5704" w:rsidRDefault="00F36159">
            <w:pPr>
              <w:spacing w:after="0" w:line="259" w:lineRule="auto"/>
              <w:ind w:left="1" w:right="0" w:firstLine="0"/>
            </w:pPr>
            <w:r>
              <w:t xml:space="preserve">0 </w:t>
            </w:r>
          </w:p>
        </w:tc>
        <w:tc>
          <w:tcPr>
            <w:tcW w:w="1015" w:type="dxa"/>
            <w:tcBorders>
              <w:top w:val="single" w:sz="4" w:space="0" w:color="000000"/>
              <w:left w:val="single" w:sz="4" w:space="0" w:color="000000"/>
              <w:bottom w:val="single" w:sz="4" w:space="0" w:color="000000"/>
              <w:right w:val="single" w:sz="4" w:space="0" w:color="000000"/>
            </w:tcBorders>
          </w:tcPr>
          <w:p w14:paraId="6F3F2CB1" w14:textId="77777777" w:rsidR="00CD5704" w:rsidRDefault="00F36159">
            <w:pPr>
              <w:spacing w:after="0" w:line="259" w:lineRule="auto"/>
              <w:ind w:left="0" w:right="0" w:firstLine="0"/>
            </w:pPr>
            <w:r>
              <w:t xml:space="preserve">0.3 </w:t>
            </w:r>
          </w:p>
        </w:tc>
        <w:tc>
          <w:tcPr>
            <w:tcW w:w="1242" w:type="dxa"/>
            <w:tcBorders>
              <w:top w:val="single" w:sz="4" w:space="0" w:color="000000"/>
              <w:left w:val="single" w:sz="4" w:space="0" w:color="000000"/>
              <w:bottom w:val="single" w:sz="4" w:space="0" w:color="000000"/>
              <w:right w:val="single" w:sz="4" w:space="0" w:color="000000"/>
            </w:tcBorders>
          </w:tcPr>
          <w:p w14:paraId="65A27B4F" w14:textId="77777777" w:rsidR="00CD5704" w:rsidRDefault="00F36159">
            <w:pPr>
              <w:spacing w:after="0" w:line="259" w:lineRule="auto"/>
              <w:ind w:left="1" w:right="0" w:firstLine="0"/>
            </w:pPr>
            <w:r>
              <w:t xml:space="preserve">massclosing allocation </w:t>
            </w:r>
          </w:p>
        </w:tc>
      </w:tr>
      <w:tr w:rsidR="00CD5704" w14:paraId="1162186F" w14:textId="77777777">
        <w:trPr>
          <w:trHeight w:val="835"/>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25A06B87" w14:textId="77777777" w:rsidR="00CD5704" w:rsidRDefault="00F36159">
            <w:pPr>
              <w:spacing w:after="0" w:line="259" w:lineRule="auto"/>
              <w:ind w:left="0" w:right="0" w:firstLine="0"/>
            </w:pPr>
            <w:r>
              <w:rPr>
                <w:b/>
              </w:rPr>
              <w:t xml:space="preserve">S-303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1649E68C" w14:textId="77777777" w:rsidR="00CD5704" w:rsidRDefault="00F36159">
            <w:pPr>
              <w:spacing w:after="0" w:line="259" w:lineRule="auto"/>
              <w:ind w:left="1" w:right="0" w:firstLine="0"/>
            </w:pPr>
            <w:r>
              <w:t xml:space="preserve">Spent FeOx </w:t>
            </w:r>
          </w:p>
          <w:p w14:paraId="2C1E4DCC" w14:textId="77777777" w:rsidR="00CD5704" w:rsidRDefault="00F36159">
            <w:pPr>
              <w:spacing w:after="0" w:line="259" w:lineRule="auto"/>
              <w:ind w:left="1" w:right="0" w:firstLine="0"/>
            </w:pPr>
            <w:r>
              <w:t xml:space="preserve">purifier/sulfur waste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219B42C9" w14:textId="77777777" w:rsidR="00CD5704" w:rsidRDefault="00F36159">
            <w:pPr>
              <w:spacing w:after="0" w:line="259" w:lineRule="auto"/>
              <w:ind w:left="1" w:right="0" w:firstLine="0"/>
            </w:pPr>
            <w:r>
              <w:t xml:space="preserve">solid pseudo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5C5DCAEC" w14:textId="77777777" w:rsidR="00CD5704" w:rsidRDefault="00F36159">
            <w:pPr>
              <w:spacing w:after="0" w:line="259" w:lineRule="auto"/>
              <w:ind w:left="0" w:right="0" w:firstLine="0"/>
            </w:pPr>
            <w:r>
              <w:t xml:space="preserve">50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153E9887" w14:textId="77777777" w:rsidR="00CD5704" w:rsidRDefault="00F36159">
            <w:pPr>
              <w:spacing w:after="0" w:line="259" w:lineRule="auto"/>
              <w:ind w:left="1" w:right="0" w:firstLine="0"/>
            </w:pPr>
            <w:r>
              <w:t xml:space="preserve">—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1D6E2FE3" w14:textId="77777777" w:rsidR="00CD5704" w:rsidRDefault="00F36159">
            <w:pPr>
              <w:spacing w:after="0" w:line="259" w:lineRule="auto"/>
              <w:ind w:left="1" w:right="0" w:firstLine="0"/>
            </w:pPr>
            <w:r>
              <w:t xml:space="preserve">—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272FDDD3" w14:textId="77777777" w:rsidR="00CD5704" w:rsidRDefault="00F36159">
            <w:pPr>
              <w:spacing w:after="0" w:line="259" w:lineRule="auto"/>
              <w:ind w:left="1" w:right="0" w:firstLine="0"/>
            </w:pPr>
            <w:r>
              <w:t xml:space="preserve">25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725DB0A1"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0F4E0D8C" w14:textId="77777777" w:rsidR="00CD5704" w:rsidRDefault="00F36159">
            <w:pPr>
              <w:spacing w:after="0" w:line="259" w:lineRule="auto"/>
              <w:ind w:left="1" w:right="0" w:firstLine="0"/>
            </w:pPr>
            <w:r>
              <w:t xml:space="preserve">solid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406A6D7B" w14:textId="77777777" w:rsidR="00CD5704" w:rsidRDefault="00F36159">
            <w:pPr>
              <w:spacing w:after="0" w:line="259" w:lineRule="auto"/>
              <w:ind w:left="0" w:right="0" w:firstLine="0"/>
            </w:pPr>
            <w:r>
              <w:t xml:space="preserve">0.5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4DF6D54F" w14:textId="77777777" w:rsidR="00CD5704" w:rsidRDefault="00F36159">
            <w:pPr>
              <w:spacing w:after="0" w:line="259" w:lineRule="auto"/>
              <w:ind w:left="1" w:right="0" w:firstLine="0"/>
            </w:pPr>
            <w:r>
              <w:t xml:space="preserve">cleanup allocation </w:t>
            </w:r>
          </w:p>
        </w:tc>
      </w:tr>
      <w:tr w:rsidR="00CD5704" w14:paraId="1B962F40" w14:textId="77777777">
        <w:trPr>
          <w:trHeight w:val="564"/>
        </w:trPr>
        <w:tc>
          <w:tcPr>
            <w:tcW w:w="820" w:type="dxa"/>
            <w:tcBorders>
              <w:top w:val="single" w:sz="4" w:space="0" w:color="000000"/>
              <w:left w:val="single" w:sz="4" w:space="0" w:color="000000"/>
              <w:bottom w:val="single" w:sz="4" w:space="0" w:color="000000"/>
              <w:right w:val="single" w:sz="4" w:space="0" w:color="000000"/>
            </w:tcBorders>
          </w:tcPr>
          <w:p w14:paraId="7B5020E7" w14:textId="77777777" w:rsidR="00CD5704" w:rsidRDefault="00F36159">
            <w:pPr>
              <w:spacing w:after="0" w:line="259" w:lineRule="auto"/>
              <w:ind w:left="0" w:right="0" w:firstLine="0"/>
            </w:pPr>
            <w:r>
              <w:rPr>
                <w:b/>
              </w:rPr>
              <w:t xml:space="preserve">S-304 </w:t>
            </w:r>
          </w:p>
        </w:tc>
        <w:tc>
          <w:tcPr>
            <w:tcW w:w="1802" w:type="dxa"/>
            <w:tcBorders>
              <w:top w:val="single" w:sz="4" w:space="0" w:color="000000"/>
              <w:left w:val="single" w:sz="4" w:space="0" w:color="000000"/>
              <w:bottom w:val="single" w:sz="4" w:space="0" w:color="000000"/>
              <w:right w:val="single" w:sz="4" w:space="0" w:color="000000"/>
            </w:tcBorders>
          </w:tcPr>
          <w:p w14:paraId="4C0B422A" w14:textId="77777777" w:rsidR="00CD5704" w:rsidRDefault="00F36159">
            <w:pPr>
              <w:spacing w:after="0" w:line="259" w:lineRule="auto"/>
              <w:ind w:left="1" w:right="0" w:firstLine="0"/>
            </w:pPr>
            <w:r>
              <w:t xml:space="preserve">Light oil / BTX recovery </w:t>
            </w:r>
          </w:p>
        </w:tc>
        <w:tc>
          <w:tcPr>
            <w:tcW w:w="1147" w:type="dxa"/>
            <w:tcBorders>
              <w:top w:val="single" w:sz="4" w:space="0" w:color="000000"/>
              <w:left w:val="single" w:sz="4" w:space="0" w:color="000000"/>
              <w:bottom w:val="single" w:sz="4" w:space="0" w:color="000000"/>
              <w:right w:val="single" w:sz="4" w:space="0" w:color="000000"/>
            </w:tcBorders>
          </w:tcPr>
          <w:p w14:paraId="66F63606" w14:textId="77777777" w:rsidR="00CD5704" w:rsidRDefault="00F36159">
            <w:pPr>
              <w:spacing w:after="0" w:line="259" w:lineRule="auto"/>
              <w:ind w:left="1" w:right="0" w:firstLine="0"/>
            </w:pPr>
            <w:r>
              <w:t xml:space="preserve">liquid pseudo </w:t>
            </w:r>
          </w:p>
        </w:tc>
        <w:tc>
          <w:tcPr>
            <w:tcW w:w="750" w:type="dxa"/>
            <w:tcBorders>
              <w:top w:val="single" w:sz="4" w:space="0" w:color="000000"/>
              <w:left w:val="single" w:sz="4" w:space="0" w:color="000000"/>
              <w:bottom w:val="single" w:sz="4" w:space="0" w:color="000000"/>
              <w:right w:val="single" w:sz="4" w:space="0" w:color="000000"/>
            </w:tcBorders>
          </w:tcPr>
          <w:p w14:paraId="0E836C2F" w14:textId="77777777" w:rsidR="00CD5704" w:rsidRDefault="00F36159">
            <w:pPr>
              <w:spacing w:after="0" w:line="259" w:lineRule="auto"/>
              <w:ind w:left="0" w:right="0" w:firstLine="0"/>
            </w:pPr>
            <w:r>
              <w:t xml:space="preserve">100 </w:t>
            </w:r>
          </w:p>
        </w:tc>
        <w:tc>
          <w:tcPr>
            <w:tcW w:w="799" w:type="dxa"/>
            <w:tcBorders>
              <w:top w:val="single" w:sz="4" w:space="0" w:color="000000"/>
              <w:left w:val="single" w:sz="4" w:space="0" w:color="000000"/>
              <w:bottom w:val="single" w:sz="4" w:space="0" w:color="000000"/>
              <w:right w:val="single" w:sz="4" w:space="0" w:color="000000"/>
            </w:tcBorders>
          </w:tcPr>
          <w:p w14:paraId="62D9FF0B" w14:textId="77777777" w:rsidR="00CD5704" w:rsidRDefault="00F36159">
            <w:pPr>
              <w:spacing w:after="0" w:line="259" w:lineRule="auto"/>
              <w:ind w:left="1" w:right="0" w:firstLine="0"/>
            </w:pPr>
            <w:r>
              <w:t xml:space="preserve">1.1 </w:t>
            </w:r>
          </w:p>
        </w:tc>
        <w:tc>
          <w:tcPr>
            <w:tcW w:w="898" w:type="dxa"/>
            <w:tcBorders>
              <w:top w:val="single" w:sz="4" w:space="0" w:color="000000"/>
              <w:left w:val="single" w:sz="4" w:space="0" w:color="000000"/>
              <w:bottom w:val="single" w:sz="4" w:space="0" w:color="000000"/>
              <w:right w:val="single" w:sz="4" w:space="0" w:color="000000"/>
            </w:tcBorders>
          </w:tcPr>
          <w:p w14:paraId="601A3D22" w14:textId="77777777" w:rsidR="00CD5704" w:rsidRDefault="00F36159">
            <w:pPr>
              <w:spacing w:after="0" w:line="259" w:lineRule="auto"/>
              <w:ind w:left="1" w:right="0" w:firstLine="0"/>
            </w:pPr>
            <w:r>
              <w:t xml:space="preserve">91 </w:t>
            </w:r>
          </w:p>
        </w:tc>
        <w:tc>
          <w:tcPr>
            <w:tcW w:w="605" w:type="dxa"/>
            <w:tcBorders>
              <w:top w:val="single" w:sz="4" w:space="0" w:color="000000"/>
              <w:left w:val="single" w:sz="4" w:space="0" w:color="000000"/>
              <w:bottom w:val="single" w:sz="4" w:space="0" w:color="000000"/>
              <w:right w:val="single" w:sz="4" w:space="0" w:color="000000"/>
            </w:tcBorders>
          </w:tcPr>
          <w:p w14:paraId="69A83005" w14:textId="77777777" w:rsidR="00CD5704" w:rsidRDefault="00F36159">
            <w:pPr>
              <w:spacing w:after="0" w:line="259" w:lineRule="auto"/>
              <w:ind w:left="1" w:right="0" w:firstLine="0"/>
            </w:pPr>
            <w:r>
              <w:t xml:space="preserve">30 </w:t>
            </w:r>
          </w:p>
        </w:tc>
        <w:tc>
          <w:tcPr>
            <w:tcW w:w="557" w:type="dxa"/>
            <w:tcBorders>
              <w:top w:val="single" w:sz="4" w:space="0" w:color="000000"/>
              <w:left w:val="single" w:sz="4" w:space="0" w:color="000000"/>
              <w:bottom w:val="single" w:sz="4" w:space="0" w:color="000000"/>
              <w:right w:val="single" w:sz="4" w:space="0" w:color="000000"/>
            </w:tcBorders>
          </w:tcPr>
          <w:p w14:paraId="74471484"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tcPr>
          <w:p w14:paraId="65EB10F3" w14:textId="77777777" w:rsidR="00CD5704" w:rsidRDefault="00F36159">
            <w:pPr>
              <w:spacing w:after="0" w:line="259" w:lineRule="auto"/>
              <w:ind w:left="1" w:right="0" w:firstLine="0"/>
            </w:pPr>
            <w:r>
              <w:t xml:space="preserve">0 </w:t>
            </w:r>
          </w:p>
        </w:tc>
        <w:tc>
          <w:tcPr>
            <w:tcW w:w="1015" w:type="dxa"/>
            <w:tcBorders>
              <w:top w:val="single" w:sz="4" w:space="0" w:color="000000"/>
              <w:left w:val="single" w:sz="4" w:space="0" w:color="000000"/>
              <w:bottom w:val="single" w:sz="4" w:space="0" w:color="000000"/>
              <w:right w:val="single" w:sz="4" w:space="0" w:color="000000"/>
            </w:tcBorders>
          </w:tcPr>
          <w:p w14:paraId="05F62401" w14:textId="77777777" w:rsidR="00CD5704" w:rsidRDefault="00F36159">
            <w:pPr>
              <w:spacing w:after="0" w:line="259" w:lineRule="auto"/>
              <w:ind w:left="0" w:right="0" w:firstLine="0"/>
            </w:pPr>
            <w:r>
              <w:t xml:space="preserve">4.0 </w:t>
            </w:r>
          </w:p>
        </w:tc>
        <w:tc>
          <w:tcPr>
            <w:tcW w:w="1242" w:type="dxa"/>
            <w:tcBorders>
              <w:top w:val="single" w:sz="4" w:space="0" w:color="000000"/>
              <w:left w:val="single" w:sz="4" w:space="0" w:color="000000"/>
              <w:bottom w:val="single" w:sz="4" w:space="0" w:color="000000"/>
              <w:right w:val="single" w:sz="4" w:space="0" w:color="000000"/>
            </w:tcBorders>
          </w:tcPr>
          <w:p w14:paraId="4ECFF927" w14:textId="77777777" w:rsidR="00CD5704" w:rsidRDefault="00F36159">
            <w:pPr>
              <w:spacing w:after="0" w:line="259" w:lineRule="auto"/>
              <w:ind w:left="1" w:right="0" w:firstLine="0"/>
            </w:pPr>
            <w:r>
              <w:t xml:space="preserve">cleanup allocation </w:t>
            </w:r>
          </w:p>
        </w:tc>
      </w:tr>
      <w:tr w:rsidR="00CD5704" w14:paraId="029C64EC" w14:textId="77777777">
        <w:trPr>
          <w:trHeight w:val="559"/>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6B9F7B2C" w14:textId="77777777" w:rsidR="00CD5704" w:rsidRDefault="00F36159">
            <w:pPr>
              <w:spacing w:after="0" w:line="259" w:lineRule="auto"/>
              <w:ind w:left="0" w:right="0" w:firstLine="0"/>
            </w:pPr>
            <w:r>
              <w:rPr>
                <w:b/>
              </w:rPr>
              <w:t xml:space="preserve">S-401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6045276A" w14:textId="77777777" w:rsidR="00CD5704" w:rsidRDefault="00F36159">
            <w:pPr>
              <w:spacing w:after="0" w:line="259" w:lineRule="auto"/>
              <w:ind w:left="1" w:right="39" w:firstLine="0"/>
            </w:pPr>
            <w:r>
              <w:t xml:space="preserve">Clean city gas to gas holders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58060504" w14:textId="77777777" w:rsidR="00CD5704" w:rsidRDefault="00F36159">
            <w:pPr>
              <w:spacing w:after="0" w:line="259" w:lineRule="auto"/>
              <w:ind w:left="1" w:right="0" w:firstLine="0"/>
            </w:pPr>
            <w:r>
              <w:t xml:space="preserve">vapor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79FB5FCA" w14:textId="77777777" w:rsidR="00CD5704" w:rsidRDefault="00F36159">
            <w:pPr>
              <w:spacing w:after="0" w:line="259" w:lineRule="auto"/>
              <w:ind w:left="0" w:right="0" w:firstLine="0"/>
            </w:pPr>
            <w:r>
              <w:t>4883</w:t>
            </w:r>
          </w:p>
          <w:p w14:paraId="3B96B375" w14:textId="77777777" w:rsidR="00CD5704" w:rsidRDefault="00F36159">
            <w:pPr>
              <w:spacing w:after="0" w:line="259" w:lineRule="auto"/>
              <w:ind w:left="0" w:right="0" w:firstLine="0"/>
            </w:pPr>
            <w:r>
              <w:t xml:space="preserve">.8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1F6F58B6" w14:textId="77777777" w:rsidR="00CD5704" w:rsidRDefault="00F36159">
            <w:pPr>
              <w:spacing w:after="0" w:line="259" w:lineRule="auto"/>
              <w:ind w:left="1" w:right="0" w:firstLine="0"/>
            </w:pPr>
            <w:r>
              <w:t xml:space="preserve">316.0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0DAB035B" w14:textId="77777777" w:rsidR="00CD5704" w:rsidRDefault="00F36159">
            <w:pPr>
              <w:spacing w:after="0" w:line="259" w:lineRule="auto"/>
              <w:ind w:left="1" w:right="0" w:firstLine="0"/>
            </w:pPr>
            <w:r>
              <w:t xml:space="preserve">15.45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74AC673D" w14:textId="77777777" w:rsidR="00CD5704" w:rsidRDefault="00F36159">
            <w:pPr>
              <w:spacing w:after="0" w:line="259" w:lineRule="auto"/>
              <w:ind w:left="1" w:right="0" w:firstLine="0"/>
            </w:pPr>
            <w:r>
              <w:t xml:space="preserve">25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15017D4F"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7530F3C5" w14:textId="77777777" w:rsidR="00CD5704" w:rsidRDefault="00F36159">
            <w:pPr>
              <w:spacing w:after="0" w:line="259" w:lineRule="auto"/>
              <w:ind w:left="1" w:right="0" w:firstLine="0"/>
            </w:pPr>
            <w:r>
              <w:t xml:space="preserve">1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7204D5FB" w14:textId="77777777" w:rsidR="00CD5704" w:rsidRDefault="00F36159">
            <w:pPr>
              <w:spacing w:after="0" w:line="259" w:lineRule="auto"/>
              <w:ind w:left="0" w:right="0" w:firstLine="0"/>
            </w:pPr>
            <w:r>
              <w:t xml:space="preserve">85.0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3E92037B" w14:textId="77777777" w:rsidR="00CD5704" w:rsidRDefault="00F36159">
            <w:pPr>
              <w:spacing w:after="0" w:line="259" w:lineRule="auto"/>
              <w:ind w:left="1" w:right="0" w:firstLine="0"/>
            </w:pPr>
            <w:r>
              <w:t xml:space="preserve">product target </w:t>
            </w:r>
          </w:p>
        </w:tc>
      </w:tr>
      <w:tr w:rsidR="00CD5704" w14:paraId="7867A2A1" w14:textId="77777777">
        <w:trPr>
          <w:trHeight w:val="841"/>
        </w:trPr>
        <w:tc>
          <w:tcPr>
            <w:tcW w:w="820" w:type="dxa"/>
            <w:tcBorders>
              <w:top w:val="single" w:sz="4" w:space="0" w:color="000000"/>
              <w:left w:val="single" w:sz="4" w:space="0" w:color="000000"/>
              <w:bottom w:val="single" w:sz="4" w:space="0" w:color="000000"/>
              <w:right w:val="single" w:sz="4" w:space="0" w:color="000000"/>
            </w:tcBorders>
          </w:tcPr>
          <w:p w14:paraId="44D8600A" w14:textId="77777777" w:rsidR="00CD5704" w:rsidRDefault="00F36159">
            <w:pPr>
              <w:spacing w:after="0" w:line="259" w:lineRule="auto"/>
              <w:ind w:left="0" w:right="0" w:firstLine="0"/>
            </w:pPr>
            <w:r>
              <w:rPr>
                <w:b/>
              </w:rPr>
              <w:t xml:space="preserve">S-402 </w:t>
            </w:r>
          </w:p>
        </w:tc>
        <w:tc>
          <w:tcPr>
            <w:tcW w:w="1802" w:type="dxa"/>
            <w:tcBorders>
              <w:top w:val="single" w:sz="4" w:space="0" w:color="000000"/>
              <w:left w:val="single" w:sz="4" w:space="0" w:color="000000"/>
              <w:bottom w:val="single" w:sz="4" w:space="0" w:color="000000"/>
              <w:right w:val="single" w:sz="4" w:space="0" w:color="000000"/>
            </w:tcBorders>
          </w:tcPr>
          <w:p w14:paraId="3BE94337" w14:textId="77777777" w:rsidR="00CD5704" w:rsidRDefault="00F36159">
            <w:pPr>
              <w:spacing w:after="0" w:line="259" w:lineRule="auto"/>
              <w:ind w:left="1" w:right="0" w:firstLine="0"/>
            </w:pPr>
            <w:r>
              <w:t xml:space="preserve">Ash + unconverted char </w:t>
            </w:r>
          </w:p>
        </w:tc>
        <w:tc>
          <w:tcPr>
            <w:tcW w:w="1147" w:type="dxa"/>
            <w:tcBorders>
              <w:top w:val="single" w:sz="4" w:space="0" w:color="000000"/>
              <w:left w:val="single" w:sz="4" w:space="0" w:color="000000"/>
              <w:bottom w:val="single" w:sz="4" w:space="0" w:color="000000"/>
              <w:right w:val="single" w:sz="4" w:space="0" w:color="000000"/>
            </w:tcBorders>
          </w:tcPr>
          <w:p w14:paraId="7EC46ED1" w14:textId="77777777" w:rsidR="00CD5704" w:rsidRDefault="00F36159">
            <w:pPr>
              <w:spacing w:after="0" w:line="259" w:lineRule="auto"/>
              <w:ind w:left="1" w:right="0" w:firstLine="0"/>
            </w:pPr>
            <w:r>
              <w:t xml:space="preserve">solid </w:t>
            </w:r>
          </w:p>
        </w:tc>
        <w:tc>
          <w:tcPr>
            <w:tcW w:w="750" w:type="dxa"/>
            <w:tcBorders>
              <w:top w:val="single" w:sz="4" w:space="0" w:color="000000"/>
              <w:left w:val="single" w:sz="4" w:space="0" w:color="000000"/>
              <w:bottom w:val="single" w:sz="4" w:space="0" w:color="000000"/>
              <w:right w:val="single" w:sz="4" w:space="0" w:color="000000"/>
            </w:tcBorders>
          </w:tcPr>
          <w:p w14:paraId="50DC3FF6" w14:textId="77777777" w:rsidR="00CD5704" w:rsidRDefault="00F36159">
            <w:pPr>
              <w:spacing w:after="0" w:line="259" w:lineRule="auto"/>
              <w:ind w:left="0" w:right="0" w:firstLine="0"/>
            </w:pPr>
            <w:r>
              <w:t xml:space="preserve">711 </w:t>
            </w:r>
          </w:p>
        </w:tc>
        <w:tc>
          <w:tcPr>
            <w:tcW w:w="799" w:type="dxa"/>
            <w:tcBorders>
              <w:top w:val="single" w:sz="4" w:space="0" w:color="000000"/>
              <w:left w:val="single" w:sz="4" w:space="0" w:color="000000"/>
              <w:bottom w:val="single" w:sz="4" w:space="0" w:color="000000"/>
              <w:right w:val="single" w:sz="4" w:space="0" w:color="000000"/>
            </w:tcBorders>
          </w:tcPr>
          <w:p w14:paraId="2C8E99E8" w14:textId="77777777" w:rsidR="00CD5704" w:rsidRDefault="00F36159">
            <w:pPr>
              <w:spacing w:after="0" w:line="259" w:lineRule="auto"/>
              <w:ind w:left="1" w:right="0" w:firstLine="0"/>
            </w:pP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5B33571" w14:textId="77777777" w:rsidR="00CD5704" w:rsidRDefault="00F36159">
            <w:pPr>
              <w:spacing w:after="0" w:line="259" w:lineRule="auto"/>
              <w:ind w:left="1" w:right="0" w:firstLine="0"/>
            </w:pPr>
            <w:r>
              <w:t xml:space="preserve">— </w:t>
            </w:r>
          </w:p>
        </w:tc>
        <w:tc>
          <w:tcPr>
            <w:tcW w:w="605" w:type="dxa"/>
            <w:tcBorders>
              <w:top w:val="single" w:sz="4" w:space="0" w:color="000000"/>
              <w:left w:val="single" w:sz="4" w:space="0" w:color="000000"/>
              <w:bottom w:val="single" w:sz="4" w:space="0" w:color="000000"/>
              <w:right w:val="single" w:sz="4" w:space="0" w:color="000000"/>
            </w:tcBorders>
          </w:tcPr>
          <w:p w14:paraId="771619EC" w14:textId="77777777" w:rsidR="00CD5704" w:rsidRDefault="00F36159">
            <w:pPr>
              <w:spacing w:after="0" w:line="259" w:lineRule="auto"/>
              <w:ind w:left="1" w:right="0" w:firstLine="0"/>
            </w:pPr>
            <w:r>
              <w:t xml:space="preserve">35 </w:t>
            </w:r>
          </w:p>
        </w:tc>
        <w:tc>
          <w:tcPr>
            <w:tcW w:w="557" w:type="dxa"/>
            <w:tcBorders>
              <w:top w:val="single" w:sz="4" w:space="0" w:color="000000"/>
              <w:left w:val="single" w:sz="4" w:space="0" w:color="000000"/>
              <w:bottom w:val="single" w:sz="4" w:space="0" w:color="000000"/>
              <w:right w:val="single" w:sz="4" w:space="0" w:color="000000"/>
            </w:tcBorders>
          </w:tcPr>
          <w:p w14:paraId="25ED65E7"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tcPr>
          <w:p w14:paraId="1F6B0970" w14:textId="77777777" w:rsidR="00CD5704" w:rsidRDefault="00F36159">
            <w:pPr>
              <w:spacing w:after="0" w:line="259" w:lineRule="auto"/>
              <w:ind w:left="1" w:right="0" w:firstLine="0"/>
            </w:pPr>
            <w:r>
              <w:t xml:space="preserve">solid </w:t>
            </w:r>
          </w:p>
        </w:tc>
        <w:tc>
          <w:tcPr>
            <w:tcW w:w="1015" w:type="dxa"/>
            <w:tcBorders>
              <w:top w:val="single" w:sz="4" w:space="0" w:color="000000"/>
              <w:left w:val="single" w:sz="4" w:space="0" w:color="000000"/>
              <w:bottom w:val="single" w:sz="4" w:space="0" w:color="000000"/>
              <w:right w:val="single" w:sz="4" w:space="0" w:color="000000"/>
            </w:tcBorders>
          </w:tcPr>
          <w:p w14:paraId="6855E234" w14:textId="77777777" w:rsidR="00CD5704" w:rsidRDefault="00F36159">
            <w:pPr>
              <w:spacing w:after="0" w:line="259" w:lineRule="auto"/>
              <w:ind w:left="0" w:right="0" w:firstLine="0"/>
            </w:pPr>
            <w:r>
              <w:t xml:space="preserve">12.9 </w:t>
            </w:r>
          </w:p>
        </w:tc>
        <w:tc>
          <w:tcPr>
            <w:tcW w:w="1242" w:type="dxa"/>
            <w:tcBorders>
              <w:top w:val="single" w:sz="4" w:space="0" w:color="000000"/>
              <w:left w:val="single" w:sz="4" w:space="0" w:color="000000"/>
              <w:bottom w:val="single" w:sz="4" w:space="0" w:color="000000"/>
              <w:right w:val="single" w:sz="4" w:space="0" w:color="000000"/>
            </w:tcBorders>
          </w:tcPr>
          <w:p w14:paraId="41D3E0E6" w14:textId="77777777" w:rsidR="00CD5704" w:rsidRDefault="00F36159">
            <w:pPr>
              <w:spacing w:after="0" w:line="259" w:lineRule="auto"/>
              <w:ind w:left="1" w:right="0" w:firstLine="0"/>
            </w:pPr>
            <w:r>
              <w:t xml:space="preserve">cleanup allocation </w:t>
            </w:r>
          </w:p>
        </w:tc>
      </w:tr>
      <w:tr w:rsidR="00CD5704" w14:paraId="5827A23A" w14:textId="77777777">
        <w:trPr>
          <w:trHeight w:val="835"/>
        </w:trPr>
        <w:tc>
          <w:tcPr>
            <w:tcW w:w="820" w:type="dxa"/>
            <w:tcBorders>
              <w:top w:val="single" w:sz="4" w:space="0" w:color="000000"/>
              <w:left w:val="single" w:sz="4" w:space="0" w:color="000000"/>
              <w:bottom w:val="single" w:sz="4" w:space="0" w:color="000000"/>
              <w:right w:val="single" w:sz="4" w:space="0" w:color="000000"/>
            </w:tcBorders>
            <w:shd w:val="clear" w:color="auto" w:fill="C1E4F5"/>
          </w:tcPr>
          <w:p w14:paraId="3AD6FAD7" w14:textId="77777777" w:rsidR="00CD5704" w:rsidRDefault="00F36159">
            <w:pPr>
              <w:spacing w:after="0" w:line="259" w:lineRule="auto"/>
              <w:ind w:left="0" w:right="0" w:firstLine="0"/>
            </w:pPr>
            <w:r>
              <w:rPr>
                <w:b/>
              </w:rPr>
              <w:lastRenderedPageBreak/>
              <w:t xml:space="preserve">S-501 </w:t>
            </w:r>
          </w:p>
        </w:tc>
        <w:tc>
          <w:tcPr>
            <w:tcW w:w="1802" w:type="dxa"/>
            <w:tcBorders>
              <w:top w:val="single" w:sz="4" w:space="0" w:color="000000"/>
              <w:left w:val="single" w:sz="4" w:space="0" w:color="000000"/>
              <w:bottom w:val="single" w:sz="4" w:space="0" w:color="000000"/>
              <w:right w:val="single" w:sz="4" w:space="0" w:color="000000"/>
            </w:tcBorders>
            <w:shd w:val="clear" w:color="auto" w:fill="C1E4F5"/>
          </w:tcPr>
          <w:p w14:paraId="6461E9C9" w14:textId="77777777" w:rsidR="00CD5704" w:rsidRDefault="00F36159">
            <w:pPr>
              <w:spacing w:after="0" w:line="259" w:lineRule="auto"/>
              <w:ind w:left="1" w:right="26" w:firstLine="0"/>
            </w:pPr>
            <w:r>
              <w:t xml:space="preserve">Blow-phase vent gas </w:t>
            </w:r>
          </w:p>
        </w:tc>
        <w:tc>
          <w:tcPr>
            <w:tcW w:w="1147" w:type="dxa"/>
            <w:tcBorders>
              <w:top w:val="single" w:sz="4" w:space="0" w:color="000000"/>
              <w:left w:val="single" w:sz="4" w:space="0" w:color="000000"/>
              <w:bottom w:val="single" w:sz="4" w:space="0" w:color="000000"/>
              <w:right w:val="single" w:sz="4" w:space="0" w:color="000000"/>
            </w:tcBorders>
            <w:shd w:val="clear" w:color="auto" w:fill="C1E4F5"/>
          </w:tcPr>
          <w:p w14:paraId="1B52C280" w14:textId="77777777" w:rsidR="00CD5704" w:rsidRDefault="00F36159">
            <w:pPr>
              <w:spacing w:after="0" w:line="259" w:lineRule="auto"/>
              <w:ind w:left="1" w:right="0" w:firstLine="0"/>
            </w:pPr>
            <w:r>
              <w:t xml:space="preserve">vapor </w:t>
            </w:r>
          </w:p>
        </w:tc>
        <w:tc>
          <w:tcPr>
            <w:tcW w:w="750" w:type="dxa"/>
            <w:tcBorders>
              <w:top w:val="single" w:sz="4" w:space="0" w:color="000000"/>
              <w:left w:val="single" w:sz="4" w:space="0" w:color="000000"/>
              <w:bottom w:val="single" w:sz="4" w:space="0" w:color="000000"/>
              <w:right w:val="single" w:sz="4" w:space="0" w:color="000000"/>
            </w:tcBorders>
            <w:shd w:val="clear" w:color="auto" w:fill="C1E4F5"/>
          </w:tcPr>
          <w:p w14:paraId="50FC735A" w14:textId="77777777" w:rsidR="00CD5704" w:rsidRDefault="00F36159">
            <w:pPr>
              <w:spacing w:after="0" w:line="259" w:lineRule="auto"/>
              <w:ind w:left="0" w:right="0" w:firstLine="0"/>
              <w:jc w:val="both"/>
            </w:pPr>
            <w:r>
              <w:t xml:space="preserve">8780 </w:t>
            </w:r>
          </w:p>
        </w:tc>
        <w:tc>
          <w:tcPr>
            <w:tcW w:w="799" w:type="dxa"/>
            <w:tcBorders>
              <w:top w:val="single" w:sz="4" w:space="0" w:color="000000"/>
              <w:left w:val="single" w:sz="4" w:space="0" w:color="000000"/>
              <w:bottom w:val="single" w:sz="4" w:space="0" w:color="000000"/>
              <w:right w:val="single" w:sz="4" w:space="0" w:color="000000"/>
            </w:tcBorders>
            <w:shd w:val="clear" w:color="auto" w:fill="C1E4F5"/>
          </w:tcPr>
          <w:p w14:paraId="7FE22F24" w14:textId="77777777" w:rsidR="00CD5704" w:rsidRDefault="00F36159">
            <w:pPr>
              <w:spacing w:after="0" w:line="259" w:lineRule="auto"/>
              <w:ind w:left="1" w:right="0" w:firstLine="0"/>
            </w:pPr>
            <w:r>
              <w:t xml:space="preserve">313.0 </w:t>
            </w:r>
          </w:p>
        </w:tc>
        <w:tc>
          <w:tcPr>
            <w:tcW w:w="898" w:type="dxa"/>
            <w:tcBorders>
              <w:top w:val="single" w:sz="4" w:space="0" w:color="000000"/>
              <w:left w:val="single" w:sz="4" w:space="0" w:color="000000"/>
              <w:bottom w:val="single" w:sz="4" w:space="0" w:color="000000"/>
              <w:right w:val="single" w:sz="4" w:space="0" w:color="000000"/>
            </w:tcBorders>
            <w:shd w:val="clear" w:color="auto" w:fill="C1E4F5"/>
          </w:tcPr>
          <w:p w14:paraId="2337640D" w14:textId="77777777" w:rsidR="00CD5704" w:rsidRDefault="00F36159">
            <w:pPr>
              <w:spacing w:after="0" w:line="259" w:lineRule="auto"/>
              <w:ind w:left="1" w:right="0" w:firstLine="0"/>
            </w:pPr>
            <w:r>
              <w:t xml:space="preserve">28.05 </w:t>
            </w:r>
          </w:p>
        </w:tc>
        <w:tc>
          <w:tcPr>
            <w:tcW w:w="605" w:type="dxa"/>
            <w:tcBorders>
              <w:top w:val="single" w:sz="4" w:space="0" w:color="000000"/>
              <w:left w:val="single" w:sz="4" w:space="0" w:color="000000"/>
              <w:bottom w:val="single" w:sz="4" w:space="0" w:color="000000"/>
              <w:right w:val="single" w:sz="4" w:space="0" w:color="000000"/>
            </w:tcBorders>
            <w:shd w:val="clear" w:color="auto" w:fill="C1E4F5"/>
          </w:tcPr>
          <w:p w14:paraId="1F0616D3" w14:textId="77777777" w:rsidR="00CD5704" w:rsidRDefault="00F36159">
            <w:pPr>
              <w:spacing w:after="0" w:line="259" w:lineRule="auto"/>
              <w:ind w:left="1" w:right="0" w:firstLine="0"/>
            </w:pPr>
            <w:r>
              <w:t xml:space="preserve">250 </w:t>
            </w:r>
          </w:p>
        </w:tc>
        <w:tc>
          <w:tcPr>
            <w:tcW w:w="557" w:type="dxa"/>
            <w:tcBorders>
              <w:top w:val="single" w:sz="4" w:space="0" w:color="000000"/>
              <w:left w:val="single" w:sz="4" w:space="0" w:color="000000"/>
              <w:bottom w:val="single" w:sz="4" w:space="0" w:color="000000"/>
              <w:right w:val="single" w:sz="4" w:space="0" w:color="000000"/>
            </w:tcBorders>
            <w:shd w:val="clear" w:color="auto" w:fill="C1E4F5"/>
          </w:tcPr>
          <w:p w14:paraId="47A656CC" w14:textId="77777777" w:rsidR="00CD5704" w:rsidRDefault="00F36159">
            <w:pPr>
              <w:spacing w:after="0" w:line="259" w:lineRule="auto"/>
              <w:ind w:left="1" w:right="0" w:firstLine="0"/>
            </w:pPr>
            <w:r>
              <w:t xml:space="preserve">1.0 </w:t>
            </w:r>
          </w:p>
        </w:tc>
        <w:tc>
          <w:tcPr>
            <w:tcW w:w="1156" w:type="dxa"/>
            <w:tcBorders>
              <w:top w:val="single" w:sz="4" w:space="0" w:color="000000"/>
              <w:left w:val="single" w:sz="4" w:space="0" w:color="000000"/>
              <w:bottom w:val="single" w:sz="4" w:space="0" w:color="000000"/>
              <w:right w:val="single" w:sz="4" w:space="0" w:color="000000"/>
            </w:tcBorders>
            <w:shd w:val="clear" w:color="auto" w:fill="C1E4F5"/>
          </w:tcPr>
          <w:p w14:paraId="535CA826" w14:textId="77777777" w:rsidR="00CD5704" w:rsidRDefault="00F36159">
            <w:pPr>
              <w:spacing w:after="0" w:line="259" w:lineRule="auto"/>
              <w:ind w:left="1" w:right="0" w:firstLine="0"/>
            </w:pPr>
            <w:r>
              <w:t xml:space="preserve">1 </w:t>
            </w:r>
          </w:p>
        </w:tc>
        <w:tc>
          <w:tcPr>
            <w:tcW w:w="1015" w:type="dxa"/>
            <w:tcBorders>
              <w:top w:val="single" w:sz="4" w:space="0" w:color="000000"/>
              <w:left w:val="single" w:sz="4" w:space="0" w:color="000000"/>
              <w:bottom w:val="single" w:sz="4" w:space="0" w:color="000000"/>
              <w:right w:val="single" w:sz="4" w:space="0" w:color="000000"/>
            </w:tcBorders>
            <w:shd w:val="clear" w:color="auto" w:fill="C1E4F5"/>
          </w:tcPr>
          <w:p w14:paraId="24ABA40E" w14:textId="77777777" w:rsidR="00CD5704" w:rsidRDefault="00F36159">
            <w:pPr>
              <w:spacing w:after="0" w:line="259" w:lineRule="auto"/>
              <w:ind w:left="0" w:right="0" w:firstLine="0"/>
            </w:pPr>
            <w:r>
              <w:t xml:space="preserve">2.4 </w:t>
            </w:r>
          </w:p>
        </w:tc>
        <w:tc>
          <w:tcPr>
            <w:tcW w:w="1242" w:type="dxa"/>
            <w:tcBorders>
              <w:top w:val="single" w:sz="4" w:space="0" w:color="000000"/>
              <w:left w:val="single" w:sz="4" w:space="0" w:color="000000"/>
              <w:bottom w:val="single" w:sz="4" w:space="0" w:color="000000"/>
              <w:right w:val="single" w:sz="4" w:space="0" w:color="000000"/>
            </w:tcBorders>
            <w:shd w:val="clear" w:color="auto" w:fill="C1E4F5"/>
          </w:tcPr>
          <w:p w14:paraId="67C1764A" w14:textId="77777777" w:rsidR="00CD5704" w:rsidRDefault="00F36159">
            <w:pPr>
              <w:spacing w:after="0" w:line="238" w:lineRule="auto"/>
              <w:ind w:left="1" w:right="0" w:firstLine="0"/>
            </w:pPr>
            <w:r>
              <w:t xml:space="preserve">separate utility </w:t>
            </w:r>
          </w:p>
          <w:p w14:paraId="03E3E07C" w14:textId="77777777" w:rsidR="00CD5704" w:rsidRDefault="00F36159">
            <w:pPr>
              <w:spacing w:after="0" w:line="259" w:lineRule="auto"/>
              <w:ind w:left="1" w:right="0" w:firstLine="0"/>
            </w:pPr>
            <w:r>
              <w:t xml:space="preserve">boundary </w:t>
            </w:r>
          </w:p>
        </w:tc>
      </w:tr>
    </w:tbl>
    <w:p w14:paraId="03877938" w14:textId="77777777" w:rsidR="00CD5704" w:rsidRDefault="00F36159">
      <w:pPr>
        <w:spacing w:after="0" w:line="259" w:lineRule="auto"/>
        <w:ind w:left="0" w:right="0" w:firstLine="0"/>
      </w:pPr>
      <w:r>
        <w:rPr>
          <w:i/>
        </w:rPr>
        <w:t xml:space="preserve"> </w:t>
      </w:r>
    </w:p>
    <w:p w14:paraId="7F420D44" w14:textId="77777777" w:rsidR="00CD5704" w:rsidRDefault="00F36159">
      <w:pPr>
        <w:spacing w:after="0" w:line="259" w:lineRule="auto"/>
        <w:ind w:left="0" w:right="0" w:firstLine="0"/>
      </w:pPr>
      <w:r>
        <w:rPr>
          <w:i/>
        </w:rPr>
        <w:t xml:space="preserve"> </w:t>
      </w:r>
    </w:p>
    <w:p w14:paraId="2403E530" w14:textId="77777777" w:rsidR="00CD5704" w:rsidRDefault="00F36159">
      <w:pPr>
        <w:spacing w:after="0" w:line="259" w:lineRule="auto"/>
        <w:ind w:left="0" w:right="0" w:firstLine="0"/>
      </w:pPr>
      <w:r>
        <w:rPr>
          <w:i/>
        </w:rPr>
        <w:t xml:space="preserve"> </w:t>
      </w:r>
    </w:p>
    <w:p w14:paraId="447C231A" w14:textId="77777777" w:rsidR="00CD5704" w:rsidRDefault="00F36159">
      <w:pPr>
        <w:spacing w:after="0" w:line="259" w:lineRule="auto"/>
        <w:ind w:left="0" w:right="0" w:firstLine="0"/>
      </w:pPr>
      <w:r>
        <w:rPr>
          <w:i/>
        </w:rPr>
        <w:t xml:space="preserve"> </w:t>
      </w:r>
    </w:p>
    <w:p w14:paraId="695B6CEB" w14:textId="77777777" w:rsidR="00CD5704" w:rsidRDefault="00F36159">
      <w:pPr>
        <w:spacing w:after="0" w:line="259" w:lineRule="auto"/>
        <w:ind w:left="0" w:right="0" w:firstLine="0"/>
      </w:pPr>
      <w:r>
        <w:rPr>
          <w:i/>
        </w:rPr>
        <w:t xml:space="preserve"> </w:t>
      </w:r>
    </w:p>
    <w:p w14:paraId="736E505B" w14:textId="77777777" w:rsidR="00CD5704" w:rsidRDefault="00F36159">
      <w:pPr>
        <w:spacing w:after="0" w:line="259" w:lineRule="auto"/>
        <w:ind w:left="0" w:right="0" w:firstLine="0"/>
      </w:pPr>
      <w:r>
        <w:rPr>
          <w:i/>
        </w:rPr>
        <w:t xml:space="preserve"> </w:t>
      </w:r>
    </w:p>
    <w:p w14:paraId="6A0D9CDB" w14:textId="77777777" w:rsidR="00CD5704" w:rsidRDefault="00F36159">
      <w:pPr>
        <w:spacing w:after="0" w:line="259" w:lineRule="auto"/>
        <w:ind w:left="0" w:right="0" w:firstLine="0"/>
      </w:pPr>
      <w:r>
        <w:rPr>
          <w:i/>
        </w:rPr>
        <w:t xml:space="preserve"> </w:t>
      </w:r>
    </w:p>
    <w:p w14:paraId="274769AF" w14:textId="77777777" w:rsidR="00CD5704" w:rsidRDefault="00F36159">
      <w:pPr>
        <w:spacing w:after="0" w:line="259" w:lineRule="auto"/>
        <w:ind w:left="0" w:right="449" w:firstLine="0"/>
        <w:jc w:val="center"/>
      </w:pPr>
      <w:r>
        <w:rPr>
          <w:i/>
        </w:rPr>
        <w:t xml:space="preserve"> </w:t>
      </w:r>
    </w:p>
    <w:p w14:paraId="79AE162B" w14:textId="77777777" w:rsidR="00CD5704" w:rsidRDefault="00F36159">
      <w:pPr>
        <w:spacing w:after="0" w:line="259" w:lineRule="auto"/>
        <w:ind w:left="0" w:right="449" w:firstLine="0"/>
        <w:jc w:val="center"/>
      </w:pPr>
      <w:r>
        <w:rPr>
          <w:i/>
        </w:rPr>
        <w:t xml:space="preserve"> </w:t>
      </w:r>
    </w:p>
    <w:p w14:paraId="26956749" w14:textId="77777777" w:rsidR="00CD5704" w:rsidRDefault="00F36159">
      <w:pPr>
        <w:spacing w:after="10" w:line="249" w:lineRule="auto"/>
        <w:ind w:left="402" w:right="778"/>
        <w:jc w:val="center"/>
      </w:pPr>
      <w:r>
        <w:rPr>
          <w:i/>
        </w:rPr>
        <w:t>Table 5a. Gas-phase and water pseudo-component allocation used for downstream mass closure.  Values are kg/h.</w:t>
      </w:r>
      <w:r>
        <w:t xml:space="preserve"> </w:t>
      </w:r>
    </w:p>
    <w:tbl>
      <w:tblPr>
        <w:tblStyle w:val="TableGrid"/>
        <w:tblW w:w="10792" w:type="dxa"/>
        <w:tblInd w:w="5" w:type="dxa"/>
        <w:tblCellMar>
          <w:top w:w="57" w:type="dxa"/>
          <w:right w:w="115" w:type="dxa"/>
        </w:tblCellMar>
        <w:tblLook w:val="04A0" w:firstRow="1" w:lastRow="0" w:firstColumn="1" w:lastColumn="0" w:noHBand="0" w:noVBand="1"/>
      </w:tblPr>
      <w:tblGrid>
        <w:gridCol w:w="1537"/>
        <w:gridCol w:w="1375"/>
        <w:gridCol w:w="1181"/>
        <w:gridCol w:w="1298"/>
        <w:gridCol w:w="788"/>
        <w:gridCol w:w="442"/>
        <w:gridCol w:w="1226"/>
        <w:gridCol w:w="1546"/>
        <w:gridCol w:w="1399"/>
      </w:tblGrid>
      <w:tr w:rsidR="00CD5704" w14:paraId="78FA7285" w14:textId="77777777">
        <w:trPr>
          <w:trHeight w:val="559"/>
        </w:trPr>
        <w:tc>
          <w:tcPr>
            <w:tcW w:w="1536" w:type="dxa"/>
            <w:tcBorders>
              <w:top w:val="nil"/>
              <w:left w:val="nil"/>
              <w:bottom w:val="nil"/>
              <w:right w:val="nil"/>
            </w:tcBorders>
            <w:shd w:val="clear" w:color="auto" w:fill="156082"/>
          </w:tcPr>
          <w:p w14:paraId="4CA81224" w14:textId="77777777" w:rsidR="00CD5704" w:rsidRDefault="00F36159">
            <w:pPr>
              <w:spacing w:after="0" w:line="259" w:lineRule="auto"/>
              <w:ind w:left="108" w:right="0" w:firstLine="0"/>
            </w:pPr>
            <w:r>
              <w:rPr>
                <w:b/>
                <w:color w:val="FFFFFF"/>
              </w:rPr>
              <w:t xml:space="preserve">Stream </w:t>
            </w:r>
          </w:p>
        </w:tc>
        <w:tc>
          <w:tcPr>
            <w:tcW w:w="1375" w:type="dxa"/>
            <w:tcBorders>
              <w:top w:val="nil"/>
              <w:left w:val="nil"/>
              <w:bottom w:val="nil"/>
              <w:right w:val="nil"/>
            </w:tcBorders>
            <w:shd w:val="clear" w:color="auto" w:fill="156082"/>
          </w:tcPr>
          <w:p w14:paraId="66CCD8E0" w14:textId="77777777" w:rsidR="00CD5704" w:rsidRDefault="00F36159">
            <w:pPr>
              <w:spacing w:after="0" w:line="259" w:lineRule="auto"/>
              <w:ind w:left="0" w:right="0" w:firstLine="0"/>
            </w:pPr>
            <w:r>
              <w:rPr>
                <w:b/>
                <w:color w:val="FFFFFF"/>
              </w:rPr>
              <w:t xml:space="preserve">H₂O </w:t>
            </w:r>
          </w:p>
        </w:tc>
        <w:tc>
          <w:tcPr>
            <w:tcW w:w="1181" w:type="dxa"/>
            <w:tcBorders>
              <w:top w:val="nil"/>
              <w:left w:val="nil"/>
              <w:bottom w:val="nil"/>
              <w:right w:val="nil"/>
            </w:tcBorders>
            <w:shd w:val="clear" w:color="auto" w:fill="156082"/>
          </w:tcPr>
          <w:p w14:paraId="5BA8F57F" w14:textId="77777777" w:rsidR="00CD5704" w:rsidRDefault="00F36159">
            <w:pPr>
              <w:spacing w:after="0" w:line="259" w:lineRule="auto"/>
              <w:ind w:left="0" w:right="0" w:firstLine="0"/>
            </w:pPr>
            <w:r>
              <w:rPr>
                <w:b/>
                <w:color w:val="FFFFFF"/>
              </w:rPr>
              <w:t xml:space="preserve">H₂ </w:t>
            </w:r>
          </w:p>
        </w:tc>
        <w:tc>
          <w:tcPr>
            <w:tcW w:w="1298" w:type="dxa"/>
            <w:tcBorders>
              <w:top w:val="nil"/>
              <w:left w:val="nil"/>
              <w:bottom w:val="nil"/>
              <w:right w:val="nil"/>
            </w:tcBorders>
            <w:shd w:val="clear" w:color="auto" w:fill="156082"/>
          </w:tcPr>
          <w:p w14:paraId="7BDEE718" w14:textId="77777777" w:rsidR="00CD5704" w:rsidRDefault="00F36159">
            <w:pPr>
              <w:spacing w:after="0" w:line="259" w:lineRule="auto"/>
              <w:ind w:left="0" w:right="0" w:firstLine="0"/>
            </w:pPr>
            <w:r>
              <w:rPr>
                <w:b/>
                <w:color w:val="FFFFFF"/>
              </w:rPr>
              <w:t xml:space="preserve">CO </w:t>
            </w:r>
          </w:p>
        </w:tc>
        <w:tc>
          <w:tcPr>
            <w:tcW w:w="788" w:type="dxa"/>
            <w:tcBorders>
              <w:top w:val="nil"/>
              <w:left w:val="nil"/>
              <w:bottom w:val="nil"/>
              <w:right w:val="nil"/>
            </w:tcBorders>
            <w:shd w:val="clear" w:color="auto" w:fill="156082"/>
          </w:tcPr>
          <w:p w14:paraId="31547B61" w14:textId="77777777" w:rsidR="00CD5704" w:rsidRDefault="00F36159">
            <w:pPr>
              <w:spacing w:after="0" w:line="259" w:lineRule="auto"/>
              <w:ind w:left="0" w:right="0" w:firstLine="0"/>
            </w:pPr>
            <w:r>
              <w:rPr>
                <w:b/>
                <w:color w:val="FFFFFF"/>
              </w:rPr>
              <w:t xml:space="preserve">CO₂ </w:t>
            </w:r>
          </w:p>
        </w:tc>
        <w:tc>
          <w:tcPr>
            <w:tcW w:w="442" w:type="dxa"/>
            <w:tcBorders>
              <w:top w:val="nil"/>
              <w:left w:val="nil"/>
              <w:bottom w:val="nil"/>
              <w:right w:val="nil"/>
            </w:tcBorders>
            <w:shd w:val="clear" w:color="auto" w:fill="156082"/>
          </w:tcPr>
          <w:p w14:paraId="110E153A" w14:textId="77777777" w:rsidR="00CD5704" w:rsidRDefault="00CD5704">
            <w:pPr>
              <w:spacing w:after="160" w:line="259" w:lineRule="auto"/>
              <w:ind w:left="0" w:right="0" w:firstLine="0"/>
            </w:pPr>
          </w:p>
        </w:tc>
        <w:tc>
          <w:tcPr>
            <w:tcW w:w="1226" w:type="dxa"/>
            <w:tcBorders>
              <w:top w:val="nil"/>
              <w:left w:val="nil"/>
              <w:bottom w:val="nil"/>
              <w:right w:val="nil"/>
            </w:tcBorders>
            <w:shd w:val="clear" w:color="auto" w:fill="156082"/>
          </w:tcPr>
          <w:p w14:paraId="64511581" w14:textId="77777777" w:rsidR="00CD5704" w:rsidRDefault="00F36159">
            <w:pPr>
              <w:spacing w:after="0" w:line="259" w:lineRule="auto"/>
              <w:ind w:left="0" w:right="0" w:firstLine="0"/>
            </w:pPr>
            <w:r>
              <w:rPr>
                <w:b/>
                <w:color w:val="FFFFFF"/>
              </w:rPr>
              <w:t xml:space="preserve">CH₄ </w:t>
            </w:r>
          </w:p>
        </w:tc>
        <w:tc>
          <w:tcPr>
            <w:tcW w:w="1546" w:type="dxa"/>
            <w:tcBorders>
              <w:top w:val="nil"/>
              <w:left w:val="nil"/>
              <w:bottom w:val="nil"/>
              <w:right w:val="nil"/>
            </w:tcBorders>
            <w:shd w:val="clear" w:color="auto" w:fill="156082"/>
          </w:tcPr>
          <w:p w14:paraId="15B2E1FD" w14:textId="77777777" w:rsidR="00CD5704" w:rsidRDefault="00F36159">
            <w:pPr>
              <w:spacing w:after="0" w:line="259" w:lineRule="auto"/>
              <w:ind w:left="0" w:right="0" w:firstLine="0"/>
            </w:pPr>
            <w:r>
              <w:rPr>
                <w:b/>
                <w:color w:val="FFFFFF"/>
              </w:rPr>
              <w:t xml:space="preserve">N₂/O₂/air </w:t>
            </w:r>
          </w:p>
        </w:tc>
        <w:tc>
          <w:tcPr>
            <w:tcW w:w="1399" w:type="dxa"/>
            <w:tcBorders>
              <w:top w:val="nil"/>
              <w:left w:val="nil"/>
              <w:bottom w:val="nil"/>
              <w:right w:val="nil"/>
            </w:tcBorders>
            <w:shd w:val="clear" w:color="auto" w:fill="156082"/>
          </w:tcPr>
          <w:p w14:paraId="0A945E83" w14:textId="77777777" w:rsidR="00CD5704" w:rsidRDefault="00F36159">
            <w:pPr>
              <w:spacing w:after="0" w:line="259" w:lineRule="auto"/>
              <w:ind w:left="0" w:right="0" w:firstLine="0"/>
            </w:pPr>
            <w:r>
              <w:rPr>
                <w:b/>
                <w:color w:val="FFFFFF"/>
              </w:rPr>
              <w:t xml:space="preserve">Subtotal </w:t>
            </w:r>
          </w:p>
        </w:tc>
      </w:tr>
      <w:tr w:rsidR="00CD5704" w14:paraId="026B451D" w14:textId="77777777">
        <w:trPr>
          <w:trHeight w:val="544"/>
        </w:trPr>
        <w:tc>
          <w:tcPr>
            <w:tcW w:w="1536" w:type="dxa"/>
            <w:tcBorders>
              <w:top w:val="nil"/>
              <w:left w:val="single" w:sz="4" w:space="0" w:color="45B0E1"/>
              <w:bottom w:val="single" w:sz="4" w:space="0" w:color="45B0E1"/>
              <w:right w:val="nil"/>
            </w:tcBorders>
            <w:shd w:val="clear" w:color="auto" w:fill="C1E4F5"/>
          </w:tcPr>
          <w:p w14:paraId="3B085B97" w14:textId="77777777" w:rsidR="00CD5704" w:rsidRDefault="00F36159">
            <w:pPr>
              <w:spacing w:after="0" w:line="259" w:lineRule="auto"/>
              <w:ind w:left="108" w:right="0" w:firstLine="0"/>
            </w:pPr>
            <w:r>
              <w:rPr>
                <w:b/>
              </w:rPr>
              <w:t xml:space="preserve">S-103 </w:t>
            </w:r>
          </w:p>
        </w:tc>
        <w:tc>
          <w:tcPr>
            <w:tcW w:w="1375" w:type="dxa"/>
            <w:tcBorders>
              <w:top w:val="nil"/>
              <w:left w:val="nil"/>
              <w:bottom w:val="single" w:sz="4" w:space="0" w:color="45B0E1"/>
              <w:right w:val="nil"/>
            </w:tcBorders>
            <w:shd w:val="clear" w:color="auto" w:fill="C1E4F5"/>
          </w:tcPr>
          <w:p w14:paraId="4AAE92B0" w14:textId="77777777" w:rsidR="00CD5704" w:rsidRDefault="00F36159">
            <w:pPr>
              <w:spacing w:after="0" w:line="259" w:lineRule="auto"/>
              <w:ind w:left="0" w:right="0" w:firstLine="0"/>
            </w:pPr>
            <w:r>
              <w:t xml:space="preserve">— </w:t>
            </w:r>
          </w:p>
        </w:tc>
        <w:tc>
          <w:tcPr>
            <w:tcW w:w="1181" w:type="dxa"/>
            <w:tcBorders>
              <w:top w:val="nil"/>
              <w:left w:val="nil"/>
              <w:bottom w:val="single" w:sz="4" w:space="0" w:color="45B0E1"/>
              <w:right w:val="nil"/>
            </w:tcBorders>
            <w:shd w:val="clear" w:color="auto" w:fill="C1E4F5"/>
          </w:tcPr>
          <w:p w14:paraId="263E33D2" w14:textId="77777777" w:rsidR="00CD5704" w:rsidRDefault="00F36159">
            <w:pPr>
              <w:spacing w:after="0" w:line="259" w:lineRule="auto"/>
              <w:ind w:left="0" w:right="0" w:firstLine="0"/>
            </w:pPr>
            <w:r>
              <w:t xml:space="preserve">— </w:t>
            </w:r>
          </w:p>
        </w:tc>
        <w:tc>
          <w:tcPr>
            <w:tcW w:w="1298" w:type="dxa"/>
            <w:tcBorders>
              <w:top w:val="nil"/>
              <w:left w:val="nil"/>
              <w:bottom w:val="single" w:sz="4" w:space="0" w:color="45B0E1"/>
              <w:right w:val="nil"/>
            </w:tcBorders>
            <w:shd w:val="clear" w:color="auto" w:fill="C1E4F5"/>
          </w:tcPr>
          <w:p w14:paraId="3B56B683" w14:textId="77777777" w:rsidR="00CD5704" w:rsidRDefault="00F36159">
            <w:pPr>
              <w:spacing w:after="0" w:line="259" w:lineRule="auto"/>
              <w:ind w:left="0" w:right="0" w:firstLine="0"/>
            </w:pPr>
            <w:r>
              <w:t xml:space="preserve">— </w:t>
            </w:r>
          </w:p>
        </w:tc>
        <w:tc>
          <w:tcPr>
            <w:tcW w:w="788" w:type="dxa"/>
            <w:tcBorders>
              <w:top w:val="nil"/>
              <w:left w:val="nil"/>
              <w:bottom w:val="single" w:sz="4" w:space="0" w:color="45B0E1"/>
              <w:right w:val="nil"/>
            </w:tcBorders>
            <w:shd w:val="clear" w:color="auto" w:fill="C1E4F5"/>
          </w:tcPr>
          <w:p w14:paraId="08A4946A" w14:textId="77777777" w:rsidR="00CD5704" w:rsidRDefault="00F36159">
            <w:pPr>
              <w:spacing w:after="0" w:line="259" w:lineRule="auto"/>
              <w:ind w:left="0" w:right="0" w:firstLine="0"/>
            </w:pPr>
            <w:r>
              <w:t xml:space="preserve">— </w:t>
            </w:r>
          </w:p>
        </w:tc>
        <w:tc>
          <w:tcPr>
            <w:tcW w:w="442" w:type="dxa"/>
            <w:tcBorders>
              <w:top w:val="nil"/>
              <w:left w:val="nil"/>
              <w:bottom w:val="single" w:sz="4" w:space="0" w:color="45B0E1"/>
              <w:right w:val="nil"/>
            </w:tcBorders>
            <w:shd w:val="clear" w:color="auto" w:fill="C1E4F5"/>
          </w:tcPr>
          <w:p w14:paraId="2CDE4B4D" w14:textId="77777777" w:rsidR="00CD5704" w:rsidRDefault="00CD5704">
            <w:pPr>
              <w:spacing w:after="160" w:line="259" w:lineRule="auto"/>
              <w:ind w:left="0" w:right="0" w:firstLine="0"/>
            </w:pPr>
          </w:p>
        </w:tc>
        <w:tc>
          <w:tcPr>
            <w:tcW w:w="1226" w:type="dxa"/>
            <w:tcBorders>
              <w:top w:val="nil"/>
              <w:left w:val="nil"/>
              <w:bottom w:val="single" w:sz="4" w:space="0" w:color="45B0E1"/>
              <w:right w:val="nil"/>
            </w:tcBorders>
            <w:shd w:val="clear" w:color="auto" w:fill="C1E4F5"/>
          </w:tcPr>
          <w:p w14:paraId="66FB8391" w14:textId="77777777" w:rsidR="00CD5704" w:rsidRDefault="00F36159">
            <w:pPr>
              <w:spacing w:after="0" w:line="259" w:lineRule="auto"/>
              <w:ind w:left="0" w:right="0" w:firstLine="0"/>
            </w:pPr>
            <w:r>
              <w:t xml:space="preserve">— </w:t>
            </w:r>
          </w:p>
        </w:tc>
        <w:tc>
          <w:tcPr>
            <w:tcW w:w="1546" w:type="dxa"/>
            <w:tcBorders>
              <w:top w:val="nil"/>
              <w:left w:val="nil"/>
              <w:bottom w:val="single" w:sz="4" w:space="0" w:color="45B0E1"/>
              <w:right w:val="nil"/>
            </w:tcBorders>
            <w:shd w:val="clear" w:color="auto" w:fill="C1E4F5"/>
          </w:tcPr>
          <w:p w14:paraId="59F32D29" w14:textId="77777777" w:rsidR="00CD5704" w:rsidRDefault="00F36159">
            <w:pPr>
              <w:spacing w:after="0" w:line="259" w:lineRule="auto"/>
              <w:ind w:left="0" w:right="0" w:firstLine="0"/>
            </w:pPr>
            <w:r>
              <w:t xml:space="preserve">— </w:t>
            </w:r>
          </w:p>
        </w:tc>
        <w:tc>
          <w:tcPr>
            <w:tcW w:w="1399" w:type="dxa"/>
            <w:tcBorders>
              <w:top w:val="nil"/>
              <w:left w:val="nil"/>
              <w:bottom w:val="single" w:sz="4" w:space="0" w:color="45B0E1"/>
              <w:right w:val="single" w:sz="4" w:space="0" w:color="45B0E1"/>
            </w:tcBorders>
            <w:shd w:val="clear" w:color="auto" w:fill="C1E4F5"/>
          </w:tcPr>
          <w:p w14:paraId="611875C7" w14:textId="77777777" w:rsidR="00CD5704" w:rsidRDefault="00F36159">
            <w:pPr>
              <w:spacing w:after="0" w:line="259" w:lineRule="auto"/>
              <w:ind w:left="0" w:right="0" w:firstLine="0"/>
            </w:pPr>
            <w:r>
              <w:t xml:space="preserve">— </w:t>
            </w:r>
          </w:p>
        </w:tc>
      </w:tr>
      <w:tr w:rsidR="00CD5704" w14:paraId="349BB537" w14:textId="77777777">
        <w:trPr>
          <w:trHeight w:val="552"/>
        </w:trPr>
        <w:tc>
          <w:tcPr>
            <w:tcW w:w="1536" w:type="dxa"/>
            <w:tcBorders>
              <w:top w:val="single" w:sz="4" w:space="0" w:color="45B0E1"/>
              <w:left w:val="single" w:sz="4" w:space="0" w:color="45B0E1"/>
              <w:bottom w:val="single" w:sz="4" w:space="0" w:color="45B0E1"/>
              <w:right w:val="nil"/>
            </w:tcBorders>
          </w:tcPr>
          <w:p w14:paraId="684719A3" w14:textId="77777777" w:rsidR="00CD5704" w:rsidRDefault="00F36159">
            <w:pPr>
              <w:spacing w:after="0" w:line="259" w:lineRule="auto"/>
              <w:ind w:left="108" w:right="0" w:firstLine="0"/>
            </w:pPr>
            <w:r>
              <w:rPr>
                <w:b/>
              </w:rPr>
              <w:t xml:space="preserve">S-105 </w:t>
            </w:r>
          </w:p>
        </w:tc>
        <w:tc>
          <w:tcPr>
            <w:tcW w:w="1375" w:type="dxa"/>
            <w:tcBorders>
              <w:top w:val="single" w:sz="4" w:space="0" w:color="45B0E1"/>
              <w:left w:val="nil"/>
              <w:bottom w:val="single" w:sz="4" w:space="0" w:color="45B0E1"/>
              <w:right w:val="nil"/>
            </w:tcBorders>
          </w:tcPr>
          <w:p w14:paraId="0AAF7396" w14:textId="77777777" w:rsidR="00CD5704" w:rsidRDefault="00F36159">
            <w:pPr>
              <w:spacing w:after="0" w:line="259" w:lineRule="auto"/>
              <w:ind w:left="0" w:right="0" w:firstLine="0"/>
            </w:pPr>
            <w:r>
              <w:t xml:space="preserve">9,000 </w:t>
            </w:r>
          </w:p>
        </w:tc>
        <w:tc>
          <w:tcPr>
            <w:tcW w:w="1181" w:type="dxa"/>
            <w:tcBorders>
              <w:top w:val="single" w:sz="4" w:space="0" w:color="45B0E1"/>
              <w:left w:val="nil"/>
              <w:bottom w:val="single" w:sz="4" w:space="0" w:color="45B0E1"/>
              <w:right w:val="nil"/>
            </w:tcBorders>
          </w:tcPr>
          <w:p w14:paraId="07F20528" w14:textId="77777777" w:rsidR="00CD5704" w:rsidRDefault="00F36159">
            <w:pPr>
              <w:spacing w:after="0" w:line="259" w:lineRule="auto"/>
              <w:ind w:left="0" w:right="0" w:firstLine="0"/>
            </w:pPr>
            <w:r>
              <w:t xml:space="preserve">— </w:t>
            </w:r>
          </w:p>
        </w:tc>
        <w:tc>
          <w:tcPr>
            <w:tcW w:w="1298" w:type="dxa"/>
            <w:tcBorders>
              <w:top w:val="single" w:sz="4" w:space="0" w:color="45B0E1"/>
              <w:left w:val="nil"/>
              <w:bottom w:val="single" w:sz="4" w:space="0" w:color="45B0E1"/>
              <w:right w:val="nil"/>
            </w:tcBorders>
          </w:tcPr>
          <w:p w14:paraId="6ABC83D4" w14:textId="77777777" w:rsidR="00CD5704" w:rsidRDefault="00F36159">
            <w:pPr>
              <w:spacing w:after="0" w:line="259" w:lineRule="auto"/>
              <w:ind w:left="0" w:right="0" w:firstLine="0"/>
            </w:pPr>
            <w:r>
              <w:t xml:space="preserve">— </w:t>
            </w:r>
          </w:p>
        </w:tc>
        <w:tc>
          <w:tcPr>
            <w:tcW w:w="788" w:type="dxa"/>
            <w:tcBorders>
              <w:top w:val="single" w:sz="4" w:space="0" w:color="45B0E1"/>
              <w:left w:val="nil"/>
              <w:bottom w:val="single" w:sz="4" w:space="0" w:color="45B0E1"/>
              <w:right w:val="nil"/>
            </w:tcBorders>
          </w:tcPr>
          <w:p w14:paraId="5D1A53F9" w14:textId="77777777" w:rsidR="00CD5704" w:rsidRDefault="00F36159">
            <w:pPr>
              <w:spacing w:after="0" w:line="259" w:lineRule="auto"/>
              <w:ind w:left="0" w:right="0" w:firstLine="0"/>
            </w:pPr>
            <w:r>
              <w:t xml:space="preserve">— </w:t>
            </w:r>
          </w:p>
        </w:tc>
        <w:tc>
          <w:tcPr>
            <w:tcW w:w="442" w:type="dxa"/>
            <w:tcBorders>
              <w:top w:val="single" w:sz="4" w:space="0" w:color="45B0E1"/>
              <w:left w:val="nil"/>
              <w:bottom w:val="single" w:sz="4" w:space="0" w:color="45B0E1"/>
              <w:right w:val="nil"/>
            </w:tcBorders>
          </w:tcPr>
          <w:p w14:paraId="5614703E" w14:textId="77777777" w:rsidR="00CD5704" w:rsidRDefault="00CD5704">
            <w:pPr>
              <w:spacing w:after="160" w:line="259" w:lineRule="auto"/>
              <w:ind w:left="0" w:right="0" w:firstLine="0"/>
            </w:pPr>
          </w:p>
        </w:tc>
        <w:tc>
          <w:tcPr>
            <w:tcW w:w="1226" w:type="dxa"/>
            <w:tcBorders>
              <w:top w:val="single" w:sz="4" w:space="0" w:color="45B0E1"/>
              <w:left w:val="nil"/>
              <w:bottom w:val="single" w:sz="4" w:space="0" w:color="45B0E1"/>
              <w:right w:val="nil"/>
            </w:tcBorders>
          </w:tcPr>
          <w:p w14:paraId="6922CCDE" w14:textId="77777777" w:rsidR="00CD5704" w:rsidRDefault="00F36159">
            <w:pPr>
              <w:spacing w:after="0" w:line="259" w:lineRule="auto"/>
              <w:ind w:left="0" w:right="0" w:firstLine="0"/>
            </w:pPr>
            <w:r>
              <w:t xml:space="preserve">— </w:t>
            </w:r>
          </w:p>
        </w:tc>
        <w:tc>
          <w:tcPr>
            <w:tcW w:w="1546" w:type="dxa"/>
            <w:tcBorders>
              <w:top w:val="single" w:sz="4" w:space="0" w:color="45B0E1"/>
              <w:left w:val="nil"/>
              <w:bottom w:val="single" w:sz="4" w:space="0" w:color="45B0E1"/>
              <w:right w:val="nil"/>
            </w:tcBorders>
          </w:tcPr>
          <w:p w14:paraId="771A5263" w14:textId="77777777" w:rsidR="00CD5704" w:rsidRDefault="00F36159">
            <w:pPr>
              <w:spacing w:after="0" w:line="259" w:lineRule="auto"/>
              <w:ind w:left="0" w:right="0" w:firstLine="0"/>
            </w:pPr>
            <w:r>
              <w:t xml:space="preserve">— </w:t>
            </w:r>
          </w:p>
        </w:tc>
        <w:tc>
          <w:tcPr>
            <w:tcW w:w="1399" w:type="dxa"/>
            <w:tcBorders>
              <w:top w:val="single" w:sz="4" w:space="0" w:color="45B0E1"/>
              <w:left w:val="nil"/>
              <w:bottom w:val="single" w:sz="4" w:space="0" w:color="45B0E1"/>
              <w:right w:val="single" w:sz="4" w:space="0" w:color="45B0E1"/>
            </w:tcBorders>
          </w:tcPr>
          <w:p w14:paraId="47D795D4" w14:textId="77777777" w:rsidR="00CD5704" w:rsidRDefault="00F36159">
            <w:pPr>
              <w:spacing w:after="0" w:line="259" w:lineRule="auto"/>
              <w:ind w:left="0" w:right="0" w:firstLine="0"/>
            </w:pPr>
            <w:r>
              <w:t xml:space="preserve">9,000 </w:t>
            </w:r>
          </w:p>
        </w:tc>
      </w:tr>
      <w:tr w:rsidR="00CD5704" w14:paraId="78CA6CCF" w14:textId="77777777">
        <w:trPr>
          <w:trHeight w:val="547"/>
        </w:trPr>
        <w:tc>
          <w:tcPr>
            <w:tcW w:w="1536" w:type="dxa"/>
            <w:tcBorders>
              <w:top w:val="single" w:sz="4" w:space="0" w:color="45B0E1"/>
              <w:left w:val="single" w:sz="4" w:space="0" w:color="45B0E1"/>
              <w:bottom w:val="single" w:sz="4" w:space="0" w:color="45B0E1"/>
              <w:right w:val="nil"/>
            </w:tcBorders>
            <w:shd w:val="clear" w:color="auto" w:fill="C1E4F5"/>
          </w:tcPr>
          <w:p w14:paraId="5483D898" w14:textId="77777777" w:rsidR="00CD5704" w:rsidRDefault="00F36159">
            <w:pPr>
              <w:spacing w:after="0" w:line="259" w:lineRule="auto"/>
              <w:ind w:left="108" w:right="0" w:firstLine="0"/>
            </w:pPr>
            <w:r>
              <w:rPr>
                <w:b/>
              </w:rPr>
              <w:t xml:space="preserve">S-201 </w:t>
            </w:r>
          </w:p>
        </w:tc>
        <w:tc>
          <w:tcPr>
            <w:tcW w:w="1375" w:type="dxa"/>
            <w:tcBorders>
              <w:top w:val="single" w:sz="4" w:space="0" w:color="45B0E1"/>
              <w:left w:val="nil"/>
              <w:bottom w:val="single" w:sz="4" w:space="0" w:color="45B0E1"/>
              <w:right w:val="nil"/>
            </w:tcBorders>
            <w:shd w:val="clear" w:color="auto" w:fill="C1E4F5"/>
          </w:tcPr>
          <w:p w14:paraId="61192259" w14:textId="77777777" w:rsidR="00CD5704" w:rsidRDefault="00F36159">
            <w:pPr>
              <w:spacing w:after="0" w:line="259" w:lineRule="auto"/>
              <w:ind w:left="0" w:right="0" w:firstLine="0"/>
            </w:pPr>
            <w:r>
              <w:t xml:space="preserve">10,076 </w:t>
            </w:r>
          </w:p>
        </w:tc>
        <w:tc>
          <w:tcPr>
            <w:tcW w:w="1181" w:type="dxa"/>
            <w:tcBorders>
              <w:top w:val="single" w:sz="4" w:space="0" w:color="45B0E1"/>
              <w:left w:val="nil"/>
              <w:bottom w:val="single" w:sz="4" w:space="0" w:color="45B0E1"/>
              <w:right w:val="nil"/>
            </w:tcBorders>
            <w:shd w:val="clear" w:color="auto" w:fill="C1E4F5"/>
          </w:tcPr>
          <w:p w14:paraId="1C479616" w14:textId="77777777" w:rsidR="00CD5704" w:rsidRDefault="00F36159">
            <w:pPr>
              <w:spacing w:after="0" w:line="259" w:lineRule="auto"/>
              <w:ind w:left="0" w:right="0" w:firstLine="0"/>
            </w:pPr>
            <w:r>
              <w:t xml:space="preserve">319 </w:t>
            </w:r>
          </w:p>
        </w:tc>
        <w:tc>
          <w:tcPr>
            <w:tcW w:w="1298" w:type="dxa"/>
            <w:tcBorders>
              <w:top w:val="single" w:sz="4" w:space="0" w:color="45B0E1"/>
              <w:left w:val="nil"/>
              <w:bottom w:val="single" w:sz="4" w:space="0" w:color="45B0E1"/>
              <w:right w:val="nil"/>
            </w:tcBorders>
            <w:shd w:val="clear" w:color="auto" w:fill="C1E4F5"/>
          </w:tcPr>
          <w:p w14:paraId="01559719" w14:textId="77777777" w:rsidR="00CD5704" w:rsidRDefault="00F36159">
            <w:pPr>
              <w:spacing w:after="0" w:line="259" w:lineRule="auto"/>
              <w:ind w:left="0" w:right="0" w:firstLine="0"/>
            </w:pPr>
            <w:r>
              <w:t xml:space="preserve">3,541 </w:t>
            </w:r>
          </w:p>
        </w:tc>
        <w:tc>
          <w:tcPr>
            <w:tcW w:w="788" w:type="dxa"/>
            <w:tcBorders>
              <w:top w:val="single" w:sz="4" w:space="0" w:color="45B0E1"/>
              <w:left w:val="nil"/>
              <w:bottom w:val="single" w:sz="4" w:space="0" w:color="45B0E1"/>
              <w:right w:val="nil"/>
            </w:tcBorders>
            <w:shd w:val="clear" w:color="auto" w:fill="C1E4F5"/>
          </w:tcPr>
          <w:p w14:paraId="4B924A09" w14:textId="77777777" w:rsidR="00CD5704" w:rsidRDefault="00F36159">
            <w:pPr>
              <w:spacing w:after="0" w:line="259" w:lineRule="auto"/>
              <w:ind w:left="0" w:right="0" w:firstLine="0"/>
            </w:pPr>
            <w:r>
              <w:t xml:space="preserve">695 </w:t>
            </w:r>
          </w:p>
        </w:tc>
        <w:tc>
          <w:tcPr>
            <w:tcW w:w="442" w:type="dxa"/>
            <w:tcBorders>
              <w:top w:val="single" w:sz="4" w:space="0" w:color="45B0E1"/>
              <w:left w:val="nil"/>
              <w:bottom w:val="single" w:sz="4" w:space="0" w:color="45B0E1"/>
              <w:right w:val="nil"/>
            </w:tcBorders>
            <w:shd w:val="clear" w:color="auto" w:fill="C1E4F5"/>
          </w:tcPr>
          <w:p w14:paraId="462F1EB3" w14:textId="77777777" w:rsidR="00CD5704" w:rsidRDefault="00CD5704">
            <w:pPr>
              <w:spacing w:after="160" w:line="259" w:lineRule="auto"/>
              <w:ind w:left="0" w:right="0" w:firstLine="0"/>
            </w:pPr>
          </w:p>
        </w:tc>
        <w:tc>
          <w:tcPr>
            <w:tcW w:w="1226" w:type="dxa"/>
            <w:tcBorders>
              <w:top w:val="single" w:sz="4" w:space="0" w:color="45B0E1"/>
              <w:left w:val="nil"/>
              <w:bottom w:val="single" w:sz="4" w:space="0" w:color="45B0E1"/>
              <w:right w:val="nil"/>
            </w:tcBorders>
            <w:shd w:val="clear" w:color="auto" w:fill="C1E4F5"/>
          </w:tcPr>
          <w:p w14:paraId="18B99FC2" w14:textId="77777777" w:rsidR="00CD5704" w:rsidRDefault="00F36159">
            <w:pPr>
              <w:spacing w:after="0" w:line="259" w:lineRule="auto"/>
              <w:ind w:left="0" w:right="0" w:firstLine="0"/>
            </w:pPr>
            <w:r>
              <w:t xml:space="preserve">152 </w:t>
            </w:r>
          </w:p>
        </w:tc>
        <w:tc>
          <w:tcPr>
            <w:tcW w:w="1546" w:type="dxa"/>
            <w:tcBorders>
              <w:top w:val="single" w:sz="4" w:space="0" w:color="45B0E1"/>
              <w:left w:val="nil"/>
              <w:bottom w:val="single" w:sz="4" w:space="0" w:color="45B0E1"/>
              <w:right w:val="nil"/>
            </w:tcBorders>
            <w:shd w:val="clear" w:color="auto" w:fill="C1E4F5"/>
          </w:tcPr>
          <w:p w14:paraId="24328A14" w14:textId="77777777" w:rsidR="00CD5704" w:rsidRDefault="00F36159">
            <w:pPr>
              <w:spacing w:after="0" w:line="259" w:lineRule="auto"/>
              <w:ind w:left="0" w:right="0" w:firstLine="0"/>
            </w:pPr>
            <w:r>
              <w:t xml:space="preserve">177 </w:t>
            </w:r>
          </w:p>
        </w:tc>
        <w:tc>
          <w:tcPr>
            <w:tcW w:w="1399" w:type="dxa"/>
            <w:tcBorders>
              <w:top w:val="single" w:sz="4" w:space="0" w:color="45B0E1"/>
              <w:left w:val="nil"/>
              <w:bottom w:val="single" w:sz="4" w:space="0" w:color="45B0E1"/>
              <w:right w:val="single" w:sz="4" w:space="0" w:color="45B0E1"/>
            </w:tcBorders>
            <w:shd w:val="clear" w:color="auto" w:fill="C1E4F5"/>
          </w:tcPr>
          <w:p w14:paraId="41E7E85F" w14:textId="77777777" w:rsidR="00CD5704" w:rsidRDefault="00F36159">
            <w:pPr>
              <w:spacing w:after="0" w:line="259" w:lineRule="auto"/>
              <w:ind w:left="0" w:right="0" w:firstLine="0"/>
            </w:pPr>
            <w:r>
              <w:t xml:space="preserve">14960 </w:t>
            </w:r>
          </w:p>
        </w:tc>
      </w:tr>
      <w:tr w:rsidR="00CD5704" w14:paraId="5D433F83" w14:textId="77777777">
        <w:trPr>
          <w:trHeight w:val="555"/>
        </w:trPr>
        <w:tc>
          <w:tcPr>
            <w:tcW w:w="1536" w:type="dxa"/>
            <w:tcBorders>
              <w:top w:val="single" w:sz="4" w:space="0" w:color="45B0E1"/>
              <w:left w:val="single" w:sz="4" w:space="0" w:color="45B0E1"/>
              <w:bottom w:val="single" w:sz="4" w:space="0" w:color="45B0E1"/>
              <w:right w:val="nil"/>
            </w:tcBorders>
          </w:tcPr>
          <w:p w14:paraId="08BD3B69" w14:textId="77777777" w:rsidR="00CD5704" w:rsidRDefault="00F36159">
            <w:pPr>
              <w:spacing w:after="0" w:line="259" w:lineRule="auto"/>
              <w:ind w:left="108" w:right="0" w:firstLine="0"/>
            </w:pPr>
            <w:r>
              <w:rPr>
                <w:b/>
              </w:rPr>
              <w:t xml:space="preserve">S-302 </w:t>
            </w:r>
          </w:p>
        </w:tc>
        <w:tc>
          <w:tcPr>
            <w:tcW w:w="1375" w:type="dxa"/>
            <w:tcBorders>
              <w:top w:val="single" w:sz="4" w:space="0" w:color="45B0E1"/>
              <w:left w:val="nil"/>
              <w:bottom w:val="single" w:sz="4" w:space="0" w:color="45B0E1"/>
              <w:right w:val="nil"/>
            </w:tcBorders>
          </w:tcPr>
          <w:p w14:paraId="5E9CE882" w14:textId="77777777" w:rsidR="00CD5704" w:rsidRDefault="00F36159">
            <w:pPr>
              <w:spacing w:after="0" w:line="259" w:lineRule="auto"/>
              <w:ind w:left="0" w:right="0" w:firstLine="0"/>
            </w:pPr>
            <w:r>
              <w:t xml:space="preserve">10,076 </w:t>
            </w:r>
          </w:p>
        </w:tc>
        <w:tc>
          <w:tcPr>
            <w:tcW w:w="1181" w:type="dxa"/>
            <w:tcBorders>
              <w:top w:val="single" w:sz="4" w:space="0" w:color="45B0E1"/>
              <w:left w:val="nil"/>
              <w:bottom w:val="single" w:sz="4" w:space="0" w:color="45B0E1"/>
              <w:right w:val="nil"/>
            </w:tcBorders>
          </w:tcPr>
          <w:p w14:paraId="4490BA5D" w14:textId="77777777" w:rsidR="00CD5704" w:rsidRDefault="00F36159">
            <w:pPr>
              <w:spacing w:after="0" w:line="259" w:lineRule="auto"/>
              <w:ind w:left="0" w:right="0" w:firstLine="0"/>
            </w:pPr>
            <w:r>
              <w:t xml:space="preserve">— </w:t>
            </w:r>
          </w:p>
        </w:tc>
        <w:tc>
          <w:tcPr>
            <w:tcW w:w="1298" w:type="dxa"/>
            <w:tcBorders>
              <w:top w:val="single" w:sz="4" w:space="0" w:color="45B0E1"/>
              <w:left w:val="nil"/>
              <w:bottom w:val="single" w:sz="4" w:space="0" w:color="45B0E1"/>
              <w:right w:val="nil"/>
            </w:tcBorders>
          </w:tcPr>
          <w:p w14:paraId="7F4A5447" w14:textId="77777777" w:rsidR="00CD5704" w:rsidRDefault="00F36159">
            <w:pPr>
              <w:spacing w:after="0" w:line="259" w:lineRule="auto"/>
              <w:ind w:left="0" w:right="0" w:firstLine="0"/>
            </w:pPr>
            <w:r>
              <w:t xml:space="preserve">— </w:t>
            </w:r>
          </w:p>
        </w:tc>
        <w:tc>
          <w:tcPr>
            <w:tcW w:w="788" w:type="dxa"/>
            <w:tcBorders>
              <w:top w:val="single" w:sz="4" w:space="0" w:color="45B0E1"/>
              <w:left w:val="nil"/>
              <w:bottom w:val="single" w:sz="4" w:space="0" w:color="45B0E1"/>
              <w:right w:val="nil"/>
            </w:tcBorders>
          </w:tcPr>
          <w:p w14:paraId="61902778" w14:textId="77777777" w:rsidR="00CD5704" w:rsidRDefault="00F36159">
            <w:pPr>
              <w:spacing w:after="0" w:line="259" w:lineRule="auto"/>
              <w:ind w:left="0" w:right="0" w:firstLine="0"/>
            </w:pPr>
            <w:r>
              <w:t xml:space="preserve">— </w:t>
            </w:r>
          </w:p>
        </w:tc>
        <w:tc>
          <w:tcPr>
            <w:tcW w:w="442" w:type="dxa"/>
            <w:tcBorders>
              <w:top w:val="single" w:sz="4" w:space="0" w:color="45B0E1"/>
              <w:left w:val="nil"/>
              <w:bottom w:val="single" w:sz="4" w:space="0" w:color="45B0E1"/>
              <w:right w:val="nil"/>
            </w:tcBorders>
          </w:tcPr>
          <w:p w14:paraId="72471436" w14:textId="77777777" w:rsidR="00CD5704" w:rsidRDefault="00CD5704">
            <w:pPr>
              <w:spacing w:after="160" w:line="259" w:lineRule="auto"/>
              <w:ind w:left="0" w:right="0" w:firstLine="0"/>
            </w:pPr>
          </w:p>
        </w:tc>
        <w:tc>
          <w:tcPr>
            <w:tcW w:w="1226" w:type="dxa"/>
            <w:tcBorders>
              <w:top w:val="single" w:sz="4" w:space="0" w:color="45B0E1"/>
              <w:left w:val="nil"/>
              <w:bottom w:val="single" w:sz="4" w:space="0" w:color="45B0E1"/>
              <w:right w:val="nil"/>
            </w:tcBorders>
          </w:tcPr>
          <w:p w14:paraId="2BDF51DB" w14:textId="77777777" w:rsidR="00CD5704" w:rsidRDefault="00F36159">
            <w:pPr>
              <w:spacing w:after="0" w:line="259" w:lineRule="auto"/>
              <w:ind w:left="0" w:right="0" w:firstLine="0"/>
            </w:pPr>
            <w:r>
              <w:t xml:space="preserve">— </w:t>
            </w:r>
          </w:p>
        </w:tc>
        <w:tc>
          <w:tcPr>
            <w:tcW w:w="1546" w:type="dxa"/>
            <w:tcBorders>
              <w:top w:val="single" w:sz="4" w:space="0" w:color="45B0E1"/>
              <w:left w:val="nil"/>
              <w:bottom w:val="single" w:sz="4" w:space="0" w:color="45B0E1"/>
              <w:right w:val="nil"/>
            </w:tcBorders>
          </w:tcPr>
          <w:p w14:paraId="31540A50" w14:textId="77777777" w:rsidR="00CD5704" w:rsidRDefault="00F36159">
            <w:pPr>
              <w:spacing w:after="0" w:line="259" w:lineRule="auto"/>
              <w:ind w:left="0" w:right="0" w:firstLine="0"/>
            </w:pPr>
            <w:r>
              <w:t xml:space="preserve">— </w:t>
            </w:r>
          </w:p>
        </w:tc>
        <w:tc>
          <w:tcPr>
            <w:tcW w:w="1399" w:type="dxa"/>
            <w:tcBorders>
              <w:top w:val="single" w:sz="4" w:space="0" w:color="45B0E1"/>
              <w:left w:val="nil"/>
              <w:bottom w:val="single" w:sz="4" w:space="0" w:color="45B0E1"/>
              <w:right w:val="single" w:sz="4" w:space="0" w:color="45B0E1"/>
            </w:tcBorders>
          </w:tcPr>
          <w:p w14:paraId="001C6B0B" w14:textId="77777777" w:rsidR="00CD5704" w:rsidRDefault="00F36159">
            <w:pPr>
              <w:spacing w:after="0" w:line="259" w:lineRule="auto"/>
              <w:ind w:left="0" w:right="0" w:firstLine="0"/>
            </w:pPr>
            <w:r>
              <w:t xml:space="preserve">10,076 </w:t>
            </w:r>
          </w:p>
        </w:tc>
      </w:tr>
      <w:tr w:rsidR="00CD5704" w14:paraId="683F0426" w14:textId="77777777">
        <w:trPr>
          <w:trHeight w:val="547"/>
        </w:trPr>
        <w:tc>
          <w:tcPr>
            <w:tcW w:w="1536" w:type="dxa"/>
            <w:tcBorders>
              <w:top w:val="single" w:sz="4" w:space="0" w:color="45B0E1"/>
              <w:left w:val="single" w:sz="4" w:space="0" w:color="45B0E1"/>
              <w:bottom w:val="single" w:sz="4" w:space="0" w:color="45B0E1"/>
              <w:right w:val="nil"/>
            </w:tcBorders>
            <w:shd w:val="clear" w:color="auto" w:fill="C1E4F5"/>
          </w:tcPr>
          <w:p w14:paraId="77E87F78" w14:textId="77777777" w:rsidR="00CD5704" w:rsidRDefault="00F36159">
            <w:pPr>
              <w:spacing w:after="0" w:line="259" w:lineRule="auto"/>
              <w:ind w:left="108" w:right="0" w:firstLine="0"/>
            </w:pPr>
            <w:r>
              <w:rPr>
                <w:b/>
              </w:rPr>
              <w:t xml:space="preserve">S-401 </w:t>
            </w:r>
          </w:p>
        </w:tc>
        <w:tc>
          <w:tcPr>
            <w:tcW w:w="1375" w:type="dxa"/>
            <w:tcBorders>
              <w:top w:val="single" w:sz="4" w:space="0" w:color="45B0E1"/>
              <w:left w:val="nil"/>
              <w:bottom w:val="single" w:sz="4" w:space="0" w:color="45B0E1"/>
              <w:right w:val="nil"/>
            </w:tcBorders>
            <w:shd w:val="clear" w:color="auto" w:fill="C1E4F5"/>
          </w:tcPr>
          <w:p w14:paraId="2D6F28FD" w14:textId="77777777" w:rsidR="00CD5704" w:rsidRDefault="00F36159">
            <w:pPr>
              <w:spacing w:after="0" w:line="259" w:lineRule="auto"/>
              <w:ind w:left="0" w:right="0" w:firstLine="0"/>
            </w:pPr>
            <w:r>
              <w:t xml:space="preserve">— </w:t>
            </w:r>
          </w:p>
        </w:tc>
        <w:tc>
          <w:tcPr>
            <w:tcW w:w="1181" w:type="dxa"/>
            <w:tcBorders>
              <w:top w:val="single" w:sz="4" w:space="0" w:color="45B0E1"/>
              <w:left w:val="nil"/>
              <w:bottom w:val="single" w:sz="4" w:space="0" w:color="45B0E1"/>
              <w:right w:val="nil"/>
            </w:tcBorders>
            <w:shd w:val="clear" w:color="auto" w:fill="C1E4F5"/>
          </w:tcPr>
          <w:p w14:paraId="1C843845" w14:textId="77777777" w:rsidR="00CD5704" w:rsidRDefault="00F36159">
            <w:pPr>
              <w:spacing w:after="0" w:line="259" w:lineRule="auto"/>
              <w:ind w:left="0" w:right="0" w:firstLine="0"/>
            </w:pPr>
            <w:r>
              <w:t xml:space="preserve">319 </w:t>
            </w:r>
          </w:p>
        </w:tc>
        <w:tc>
          <w:tcPr>
            <w:tcW w:w="1298" w:type="dxa"/>
            <w:tcBorders>
              <w:top w:val="single" w:sz="4" w:space="0" w:color="45B0E1"/>
              <w:left w:val="nil"/>
              <w:bottom w:val="single" w:sz="4" w:space="0" w:color="45B0E1"/>
              <w:right w:val="nil"/>
            </w:tcBorders>
            <w:shd w:val="clear" w:color="auto" w:fill="C1E4F5"/>
          </w:tcPr>
          <w:p w14:paraId="176F780D" w14:textId="77777777" w:rsidR="00CD5704" w:rsidRDefault="00F36159">
            <w:pPr>
              <w:spacing w:after="0" w:line="259" w:lineRule="auto"/>
              <w:ind w:left="0" w:right="0" w:firstLine="0"/>
            </w:pPr>
            <w:r>
              <w:t xml:space="preserve">3,541 </w:t>
            </w:r>
          </w:p>
        </w:tc>
        <w:tc>
          <w:tcPr>
            <w:tcW w:w="788" w:type="dxa"/>
            <w:tcBorders>
              <w:top w:val="single" w:sz="4" w:space="0" w:color="45B0E1"/>
              <w:left w:val="nil"/>
              <w:bottom w:val="single" w:sz="4" w:space="0" w:color="45B0E1"/>
              <w:right w:val="nil"/>
            </w:tcBorders>
            <w:shd w:val="clear" w:color="auto" w:fill="C1E4F5"/>
          </w:tcPr>
          <w:p w14:paraId="2A5D3B0E" w14:textId="77777777" w:rsidR="00CD5704" w:rsidRDefault="00F36159">
            <w:pPr>
              <w:spacing w:after="0" w:line="259" w:lineRule="auto"/>
              <w:ind w:left="0" w:right="0" w:firstLine="0"/>
            </w:pPr>
            <w:r>
              <w:t xml:space="preserve">695 </w:t>
            </w:r>
          </w:p>
        </w:tc>
        <w:tc>
          <w:tcPr>
            <w:tcW w:w="442" w:type="dxa"/>
            <w:tcBorders>
              <w:top w:val="single" w:sz="4" w:space="0" w:color="45B0E1"/>
              <w:left w:val="nil"/>
              <w:bottom w:val="single" w:sz="4" w:space="0" w:color="45B0E1"/>
              <w:right w:val="nil"/>
            </w:tcBorders>
            <w:shd w:val="clear" w:color="auto" w:fill="C1E4F5"/>
          </w:tcPr>
          <w:p w14:paraId="55AF41A1" w14:textId="77777777" w:rsidR="00CD5704" w:rsidRDefault="00CD5704">
            <w:pPr>
              <w:spacing w:after="160" w:line="259" w:lineRule="auto"/>
              <w:ind w:left="0" w:right="0" w:firstLine="0"/>
            </w:pPr>
          </w:p>
        </w:tc>
        <w:tc>
          <w:tcPr>
            <w:tcW w:w="1226" w:type="dxa"/>
            <w:tcBorders>
              <w:top w:val="single" w:sz="4" w:space="0" w:color="45B0E1"/>
              <w:left w:val="nil"/>
              <w:bottom w:val="single" w:sz="4" w:space="0" w:color="45B0E1"/>
              <w:right w:val="nil"/>
            </w:tcBorders>
            <w:shd w:val="clear" w:color="auto" w:fill="C1E4F5"/>
          </w:tcPr>
          <w:p w14:paraId="3F75AA82" w14:textId="77777777" w:rsidR="00CD5704" w:rsidRDefault="00F36159">
            <w:pPr>
              <w:spacing w:after="0" w:line="259" w:lineRule="auto"/>
              <w:ind w:left="0" w:right="0" w:firstLine="0"/>
            </w:pPr>
            <w:r>
              <w:t xml:space="preserve">152 </w:t>
            </w:r>
          </w:p>
        </w:tc>
        <w:tc>
          <w:tcPr>
            <w:tcW w:w="1546" w:type="dxa"/>
            <w:tcBorders>
              <w:top w:val="single" w:sz="4" w:space="0" w:color="45B0E1"/>
              <w:left w:val="nil"/>
              <w:bottom w:val="single" w:sz="4" w:space="0" w:color="45B0E1"/>
              <w:right w:val="nil"/>
            </w:tcBorders>
            <w:shd w:val="clear" w:color="auto" w:fill="C1E4F5"/>
          </w:tcPr>
          <w:p w14:paraId="201B2215" w14:textId="77777777" w:rsidR="00CD5704" w:rsidRDefault="00F36159">
            <w:pPr>
              <w:spacing w:after="0" w:line="259" w:lineRule="auto"/>
              <w:ind w:left="0" w:right="0" w:firstLine="0"/>
            </w:pPr>
            <w:r>
              <w:t xml:space="preserve">177 </w:t>
            </w:r>
          </w:p>
        </w:tc>
        <w:tc>
          <w:tcPr>
            <w:tcW w:w="1399" w:type="dxa"/>
            <w:tcBorders>
              <w:top w:val="single" w:sz="4" w:space="0" w:color="45B0E1"/>
              <w:left w:val="nil"/>
              <w:bottom w:val="single" w:sz="4" w:space="0" w:color="45B0E1"/>
              <w:right w:val="single" w:sz="4" w:space="0" w:color="45B0E1"/>
            </w:tcBorders>
            <w:shd w:val="clear" w:color="auto" w:fill="C1E4F5"/>
          </w:tcPr>
          <w:p w14:paraId="4BF745D6" w14:textId="77777777" w:rsidR="00CD5704" w:rsidRDefault="00F36159">
            <w:pPr>
              <w:spacing w:after="0" w:line="259" w:lineRule="auto"/>
              <w:ind w:left="0" w:right="0" w:firstLine="0"/>
            </w:pPr>
            <w:r>
              <w:t xml:space="preserve">4,884 </w:t>
            </w:r>
          </w:p>
        </w:tc>
      </w:tr>
    </w:tbl>
    <w:p w14:paraId="548F04BD" w14:textId="77777777" w:rsidR="00CD5704" w:rsidRDefault="00F36159">
      <w:pPr>
        <w:spacing w:after="112" w:line="259" w:lineRule="auto"/>
        <w:ind w:left="0" w:right="0" w:firstLine="0"/>
      </w:pPr>
      <w:r>
        <w:rPr>
          <w:i/>
        </w:rPr>
        <w:t xml:space="preserve"> </w:t>
      </w:r>
    </w:p>
    <w:p w14:paraId="0DB5A5D3" w14:textId="77777777" w:rsidR="00CD5704" w:rsidRDefault="00F36159">
      <w:pPr>
        <w:spacing w:after="10" w:line="249" w:lineRule="auto"/>
        <w:ind w:left="130" w:right="532"/>
        <w:jc w:val="center"/>
      </w:pPr>
      <w:r>
        <w:rPr>
          <w:i/>
        </w:rPr>
        <w:t>Table 5b. Solid, liquid, and contaminant pseudo-component allocation used for downstream mass closure. Values are kg/h.</w:t>
      </w:r>
      <w:r>
        <w:t xml:space="preserve"> </w:t>
      </w:r>
    </w:p>
    <w:tbl>
      <w:tblPr>
        <w:tblStyle w:val="TableGrid"/>
        <w:tblW w:w="8472" w:type="dxa"/>
        <w:tblInd w:w="1166" w:type="dxa"/>
        <w:tblCellMar>
          <w:top w:w="60" w:type="dxa"/>
          <w:left w:w="107" w:type="dxa"/>
          <w:right w:w="48" w:type="dxa"/>
        </w:tblCellMar>
        <w:tblLook w:val="04A0" w:firstRow="1" w:lastRow="0" w:firstColumn="1" w:lastColumn="0" w:noHBand="0" w:noVBand="1"/>
      </w:tblPr>
      <w:tblGrid>
        <w:gridCol w:w="962"/>
        <w:gridCol w:w="1470"/>
        <w:gridCol w:w="618"/>
        <w:gridCol w:w="602"/>
        <w:gridCol w:w="1733"/>
        <w:gridCol w:w="1558"/>
        <w:gridCol w:w="1529"/>
      </w:tblGrid>
      <w:tr w:rsidR="00CD5704" w14:paraId="5AF47092" w14:textId="77777777">
        <w:trPr>
          <w:trHeight w:val="550"/>
        </w:trPr>
        <w:tc>
          <w:tcPr>
            <w:tcW w:w="961" w:type="dxa"/>
            <w:tcBorders>
              <w:top w:val="single" w:sz="4" w:space="0" w:color="000000"/>
              <w:left w:val="single" w:sz="4" w:space="0" w:color="000000"/>
              <w:bottom w:val="single" w:sz="4" w:space="0" w:color="000000"/>
              <w:right w:val="single" w:sz="4" w:space="0" w:color="000000"/>
            </w:tcBorders>
            <w:shd w:val="clear" w:color="auto" w:fill="156082"/>
          </w:tcPr>
          <w:p w14:paraId="0CA736FE" w14:textId="77777777" w:rsidR="00CD5704" w:rsidRDefault="00F36159">
            <w:pPr>
              <w:spacing w:after="0" w:line="259" w:lineRule="auto"/>
              <w:ind w:left="0" w:right="0" w:firstLine="0"/>
              <w:jc w:val="both"/>
            </w:pPr>
            <w:r>
              <w:rPr>
                <w:b/>
                <w:color w:val="FFFFFF"/>
              </w:rPr>
              <w:t xml:space="preserve">Stream </w:t>
            </w:r>
          </w:p>
        </w:tc>
        <w:tc>
          <w:tcPr>
            <w:tcW w:w="1470" w:type="dxa"/>
            <w:tcBorders>
              <w:top w:val="single" w:sz="4" w:space="0" w:color="000000"/>
              <w:left w:val="single" w:sz="4" w:space="0" w:color="000000"/>
              <w:bottom w:val="single" w:sz="4" w:space="0" w:color="000000"/>
              <w:right w:val="single" w:sz="4" w:space="0" w:color="000000"/>
            </w:tcBorders>
            <w:shd w:val="clear" w:color="auto" w:fill="156082"/>
          </w:tcPr>
          <w:p w14:paraId="05F56F9D" w14:textId="77777777" w:rsidR="00CD5704" w:rsidRDefault="00F36159">
            <w:pPr>
              <w:spacing w:after="0" w:line="259" w:lineRule="auto"/>
              <w:ind w:left="1" w:right="0" w:firstLine="0"/>
              <w:jc w:val="both"/>
            </w:pPr>
            <w:r>
              <w:rPr>
                <w:b/>
                <w:color w:val="FFFFFF"/>
              </w:rPr>
              <w:t xml:space="preserve">Coal/char/C </w:t>
            </w:r>
          </w:p>
        </w:tc>
        <w:tc>
          <w:tcPr>
            <w:tcW w:w="618" w:type="dxa"/>
            <w:tcBorders>
              <w:top w:val="single" w:sz="4" w:space="0" w:color="000000"/>
              <w:left w:val="single" w:sz="4" w:space="0" w:color="000000"/>
              <w:bottom w:val="single" w:sz="4" w:space="0" w:color="000000"/>
              <w:right w:val="single" w:sz="4" w:space="0" w:color="000000"/>
            </w:tcBorders>
            <w:shd w:val="clear" w:color="auto" w:fill="156082"/>
          </w:tcPr>
          <w:p w14:paraId="33C79C7F" w14:textId="77777777" w:rsidR="00CD5704" w:rsidRDefault="00F36159">
            <w:pPr>
              <w:spacing w:after="0" w:line="259" w:lineRule="auto"/>
              <w:ind w:left="2" w:right="0" w:firstLine="0"/>
              <w:jc w:val="both"/>
            </w:pPr>
            <w:r>
              <w:rPr>
                <w:b/>
                <w:color w:val="FFFFFF"/>
              </w:rPr>
              <w:t xml:space="preserve">Ash </w:t>
            </w:r>
          </w:p>
        </w:tc>
        <w:tc>
          <w:tcPr>
            <w:tcW w:w="602" w:type="dxa"/>
            <w:tcBorders>
              <w:top w:val="single" w:sz="4" w:space="0" w:color="000000"/>
              <w:left w:val="single" w:sz="4" w:space="0" w:color="000000"/>
              <w:bottom w:val="single" w:sz="4" w:space="0" w:color="000000"/>
              <w:right w:val="single" w:sz="4" w:space="0" w:color="000000"/>
            </w:tcBorders>
            <w:shd w:val="clear" w:color="auto" w:fill="156082"/>
          </w:tcPr>
          <w:p w14:paraId="0BCB9266" w14:textId="77777777" w:rsidR="00CD5704" w:rsidRDefault="00F36159">
            <w:pPr>
              <w:spacing w:after="0" w:line="259" w:lineRule="auto"/>
              <w:ind w:left="1" w:right="0" w:firstLine="0"/>
              <w:jc w:val="both"/>
            </w:pPr>
            <w:r>
              <w:rPr>
                <w:b/>
                <w:color w:val="FFFFFF"/>
              </w:rPr>
              <w:t xml:space="preserve">Tar </w:t>
            </w:r>
          </w:p>
        </w:tc>
        <w:tc>
          <w:tcPr>
            <w:tcW w:w="1733" w:type="dxa"/>
            <w:tcBorders>
              <w:top w:val="single" w:sz="4" w:space="0" w:color="000000"/>
              <w:left w:val="single" w:sz="4" w:space="0" w:color="000000"/>
              <w:bottom w:val="single" w:sz="4" w:space="0" w:color="000000"/>
              <w:right w:val="single" w:sz="4" w:space="0" w:color="000000"/>
            </w:tcBorders>
            <w:shd w:val="clear" w:color="auto" w:fill="156082"/>
          </w:tcPr>
          <w:p w14:paraId="1BBC19DD" w14:textId="77777777" w:rsidR="00CD5704" w:rsidRDefault="00F36159">
            <w:pPr>
              <w:spacing w:after="0" w:line="259" w:lineRule="auto"/>
              <w:ind w:left="1" w:right="0" w:firstLine="0"/>
              <w:jc w:val="both"/>
            </w:pPr>
            <w:r>
              <w:rPr>
                <w:b/>
                <w:color w:val="FFFFFF"/>
              </w:rPr>
              <w:t xml:space="preserve">NH₃/H₂S/FeOx </w:t>
            </w:r>
          </w:p>
        </w:tc>
        <w:tc>
          <w:tcPr>
            <w:tcW w:w="1558" w:type="dxa"/>
            <w:tcBorders>
              <w:top w:val="single" w:sz="4" w:space="0" w:color="000000"/>
              <w:left w:val="single" w:sz="4" w:space="0" w:color="000000"/>
              <w:bottom w:val="single" w:sz="4" w:space="0" w:color="000000"/>
              <w:right w:val="single" w:sz="4" w:space="0" w:color="000000"/>
            </w:tcBorders>
            <w:shd w:val="clear" w:color="auto" w:fill="156082"/>
          </w:tcPr>
          <w:p w14:paraId="1A38FFB7" w14:textId="77777777" w:rsidR="00CD5704" w:rsidRDefault="00F36159">
            <w:pPr>
              <w:spacing w:after="0" w:line="259" w:lineRule="auto"/>
              <w:ind w:left="1" w:right="0" w:firstLine="0"/>
            </w:pPr>
            <w:r>
              <w:rPr>
                <w:b/>
                <w:color w:val="FFFFFF"/>
              </w:rPr>
              <w:t xml:space="preserve">BTX/light oil </w:t>
            </w:r>
          </w:p>
        </w:tc>
        <w:tc>
          <w:tcPr>
            <w:tcW w:w="1529" w:type="dxa"/>
            <w:tcBorders>
              <w:top w:val="single" w:sz="4" w:space="0" w:color="000000"/>
              <w:left w:val="single" w:sz="4" w:space="0" w:color="000000"/>
              <w:bottom w:val="single" w:sz="4" w:space="0" w:color="000000"/>
              <w:right w:val="single" w:sz="4" w:space="0" w:color="000000"/>
            </w:tcBorders>
            <w:shd w:val="clear" w:color="auto" w:fill="156082"/>
          </w:tcPr>
          <w:p w14:paraId="17B6CD73" w14:textId="77777777" w:rsidR="00CD5704" w:rsidRDefault="00F36159">
            <w:pPr>
              <w:spacing w:after="0" w:line="259" w:lineRule="auto"/>
              <w:ind w:left="1" w:right="0" w:firstLine="0"/>
            </w:pPr>
            <w:r>
              <w:rPr>
                <w:b/>
                <w:color w:val="FFFFFF"/>
              </w:rPr>
              <w:t xml:space="preserve">Total stream </w:t>
            </w:r>
          </w:p>
        </w:tc>
      </w:tr>
      <w:tr w:rsidR="00CD5704" w14:paraId="0E307159" w14:textId="77777777">
        <w:trPr>
          <w:trHeight w:val="548"/>
        </w:trPr>
        <w:tc>
          <w:tcPr>
            <w:tcW w:w="961" w:type="dxa"/>
            <w:tcBorders>
              <w:top w:val="single" w:sz="4" w:space="0" w:color="000000"/>
              <w:left w:val="single" w:sz="4" w:space="0" w:color="000000"/>
              <w:bottom w:val="single" w:sz="4" w:space="0" w:color="000000"/>
              <w:right w:val="single" w:sz="4" w:space="0" w:color="000000"/>
            </w:tcBorders>
            <w:shd w:val="clear" w:color="auto" w:fill="C1E4F5"/>
          </w:tcPr>
          <w:p w14:paraId="6E8F68ED" w14:textId="77777777" w:rsidR="00CD5704" w:rsidRDefault="00F36159">
            <w:pPr>
              <w:spacing w:after="0" w:line="259" w:lineRule="auto"/>
              <w:ind w:left="0" w:right="0" w:firstLine="0"/>
            </w:pPr>
            <w:r>
              <w:rPr>
                <w:b/>
              </w:rPr>
              <w:t xml:space="preserve">S-103 </w:t>
            </w:r>
          </w:p>
        </w:tc>
        <w:tc>
          <w:tcPr>
            <w:tcW w:w="1470" w:type="dxa"/>
            <w:tcBorders>
              <w:top w:val="single" w:sz="4" w:space="0" w:color="000000"/>
              <w:left w:val="single" w:sz="4" w:space="0" w:color="000000"/>
              <w:bottom w:val="single" w:sz="4" w:space="0" w:color="000000"/>
              <w:right w:val="single" w:sz="4" w:space="0" w:color="000000"/>
            </w:tcBorders>
            <w:shd w:val="clear" w:color="auto" w:fill="C1E4F5"/>
          </w:tcPr>
          <w:p w14:paraId="0EB94EC7" w14:textId="77777777" w:rsidR="00CD5704" w:rsidRDefault="00F36159">
            <w:pPr>
              <w:spacing w:after="0" w:line="259" w:lineRule="auto"/>
              <w:ind w:left="1" w:right="0" w:firstLine="0"/>
            </w:pPr>
            <w:r>
              <w:t xml:space="preserve">6,390 </w:t>
            </w:r>
          </w:p>
        </w:tc>
        <w:tc>
          <w:tcPr>
            <w:tcW w:w="618" w:type="dxa"/>
            <w:tcBorders>
              <w:top w:val="single" w:sz="4" w:space="0" w:color="000000"/>
              <w:left w:val="single" w:sz="4" w:space="0" w:color="000000"/>
              <w:bottom w:val="single" w:sz="4" w:space="0" w:color="000000"/>
              <w:right w:val="single" w:sz="4" w:space="0" w:color="000000"/>
            </w:tcBorders>
            <w:shd w:val="clear" w:color="auto" w:fill="C1E4F5"/>
          </w:tcPr>
          <w:p w14:paraId="760FD360" w14:textId="77777777" w:rsidR="00CD5704" w:rsidRDefault="00F36159">
            <w:pPr>
              <w:spacing w:after="0" w:line="259" w:lineRule="auto"/>
              <w:ind w:left="2" w:right="0" w:firstLine="0"/>
            </w:pPr>
            <w:r>
              <w:t xml:space="preserve">710 </w:t>
            </w:r>
          </w:p>
        </w:tc>
        <w:tc>
          <w:tcPr>
            <w:tcW w:w="602" w:type="dxa"/>
            <w:tcBorders>
              <w:top w:val="single" w:sz="4" w:space="0" w:color="000000"/>
              <w:left w:val="single" w:sz="4" w:space="0" w:color="000000"/>
              <w:bottom w:val="single" w:sz="4" w:space="0" w:color="000000"/>
              <w:right w:val="single" w:sz="4" w:space="0" w:color="000000"/>
            </w:tcBorders>
            <w:shd w:val="clear" w:color="auto" w:fill="C1E4F5"/>
          </w:tcPr>
          <w:p w14:paraId="582CF4B9" w14:textId="77777777" w:rsidR="00CD5704" w:rsidRDefault="00F36159">
            <w:pPr>
              <w:spacing w:after="0" w:line="259" w:lineRule="auto"/>
              <w:ind w:left="1" w:right="0" w:firstLine="0"/>
            </w:pPr>
            <w:r>
              <w:t xml:space="preserve">— </w:t>
            </w:r>
          </w:p>
        </w:tc>
        <w:tc>
          <w:tcPr>
            <w:tcW w:w="1733" w:type="dxa"/>
            <w:tcBorders>
              <w:top w:val="single" w:sz="4" w:space="0" w:color="000000"/>
              <w:left w:val="single" w:sz="4" w:space="0" w:color="000000"/>
              <w:bottom w:val="single" w:sz="4" w:space="0" w:color="000000"/>
              <w:right w:val="single" w:sz="4" w:space="0" w:color="000000"/>
            </w:tcBorders>
            <w:shd w:val="clear" w:color="auto" w:fill="C1E4F5"/>
          </w:tcPr>
          <w:p w14:paraId="4FB537F2" w14:textId="77777777" w:rsidR="00CD5704" w:rsidRDefault="00F36159">
            <w:pPr>
              <w:spacing w:after="0" w:line="259" w:lineRule="auto"/>
              <w:ind w:left="1" w:right="0"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C1E4F5"/>
          </w:tcPr>
          <w:p w14:paraId="7630177A" w14:textId="77777777" w:rsidR="00CD5704" w:rsidRDefault="00F36159">
            <w:pPr>
              <w:spacing w:after="0" w:line="259" w:lineRule="auto"/>
              <w:ind w:left="1" w:right="0" w:firstLine="0"/>
            </w:pPr>
            <w:r>
              <w:t xml:space="preserve">— </w:t>
            </w:r>
          </w:p>
        </w:tc>
        <w:tc>
          <w:tcPr>
            <w:tcW w:w="1529" w:type="dxa"/>
            <w:tcBorders>
              <w:top w:val="single" w:sz="4" w:space="0" w:color="000000"/>
              <w:left w:val="single" w:sz="4" w:space="0" w:color="000000"/>
              <w:bottom w:val="single" w:sz="4" w:space="0" w:color="000000"/>
              <w:right w:val="single" w:sz="4" w:space="0" w:color="000000"/>
            </w:tcBorders>
            <w:shd w:val="clear" w:color="auto" w:fill="C1E4F5"/>
          </w:tcPr>
          <w:p w14:paraId="2E0197FC" w14:textId="77777777" w:rsidR="00CD5704" w:rsidRDefault="00F36159">
            <w:pPr>
              <w:spacing w:after="0" w:line="259" w:lineRule="auto"/>
              <w:ind w:left="1" w:right="0" w:firstLine="0"/>
            </w:pPr>
            <w:r>
              <w:t xml:space="preserve">7,100 </w:t>
            </w:r>
          </w:p>
        </w:tc>
      </w:tr>
      <w:tr w:rsidR="00CD5704" w14:paraId="6DCEE498" w14:textId="77777777">
        <w:trPr>
          <w:trHeight w:val="552"/>
        </w:trPr>
        <w:tc>
          <w:tcPr>
            <w:tcW w:w="961" w:type="dxa"/>
            <w:tcBorders>
              <w:top w:val="single" w:sz="4" w:space="0" w:color="000000"/>
              <w:left w:val="single" w:sz="4" w:space="0" w:color="000000"/>
              <w:bottom w:val="single" w:sz="4" w:space="0" w:color="000000"/>
              <w:right w:val="single" w:sz="4" w:space="0" w:color="000000"/>
            </w:tcBorders>
          </w:tcPr>
          <w:p w14:paraId="73790BCA" w14:textId="77777777" w:rsidR="00CD5704" w:rsidRDefault="00F36159">
            <w:pPr>
              <w:spacing w:after="0" w:line="259" w:lineRule="auto"/>
              <w:ind w:left="0" w:right="0" w:firstLine="0"/>
            </w:pPr>
            <w:r>
              <w:rPr>
                <w:b/>
              </w:rPr>
              <w:t xml:space="preserve">S-201 </w:t>
            </w:r>
          </w:p>
        </w:tc>
        <w:tc>
          <w:tcPr>
            <w:tcW w:w="1470" w:type="dxa"/>
            <w:tcBorders>
              <w:top w:val="single" w:sz="4" w:space="0" w:color="000000"/>
              <w:left w:val="single" w:sz="4" w:space="0" w:color="000000"/>
              <w:bottom w:val="single" w:sz="4" w:space="0" w:color="000000"/>
              <w:right w:val="single" w:sz="4" w:space="0" w:color="000000"/>
            </w:tcBorders>
          </w:tcPr>
          <w:p w14:paraId="05C647E3" w14:textId="77777777" w:rsidR="00CD5704" w:rsidRDefault="00F36159">
            <w:pPr>
              <w:spacing w:after="0" w:line="259" w:lineRule="auto"/>
              <w:ind w:left="1" w:right="0" w:firstLine="0"/>
            </w:pPr>
            <w:r>
              <w:t xml:space="preserve">1 </w:t>
            </w:r>
          </w:p>
        </w:tc>
        <w:tc>
          <w:tcPr>
            <w:tcW w:w="618" w:type="dxa"/>
            <w:tcBorders>
              <w:top w:val="single" w:sz="4" w:space="0" w:color="000000"/>
              <w:left w:val="single" w:sz="4" w:space="0" w:color="000000"/>
              <w:bottom w:val="single" w:sz="4" w:space="0" w:color="000000"/>
              <w:right w:val="single" w:sz="4" w:space="0" w:color="000000"/>
            </w:tcBorders>
          </w:tcPr>
          <w:p w14:paraId="22C07A8D" w14:textId="77777777" w:rsidR="00CD5704" w:rsidRDefault="00F36159">
            <w:pPr>
              <w:spacing w:after="0" w:line="259" w:lineRule="auto"/>
              <w:ind w:left="2" w:right="0" w:firstLine="0"/>
            </w:pPr>
            <w:r>
              <w:t xml:space="preserve">710 </w:t>
            </w:r>
          </w:p>
        </w:tc>
        <w:tc>
          <w:tcPr>
            <w:tcW w:w="602" w:type="dxa"/>
            <w:tcBorders>
              <w:top w:val="single" w:sz="4" w:space="0" w:color="000000"/>
              <w:left w:val="single" w:sz="4" w:space="0" w:color="000000"/>
              <w:bottom w:val="single" w:sz="4" w:space="0" w:color="000000"/>
              <w:right w:val="single" w:sz="4" w:space="0" w:color="000000"/>
            </w:tcBorders>
          </w:tcPr>
          <w:p w14:paraId="4D2A37B5" w14:textId="77777777" w:rsidR="00CD5704" w:rsidRDefault="00F36159">
            <w:pPr>
              <w:spacing w:after="0" w:line="259" w:lineRule="auto"/>
              <w:ind w:left="1" w:right="0" w:firstLine="0"/>
            </w:pPr>
            <w:r>
              <w:t xml:space="preserve">280 </w:t>
            </w:r>
          </w:p>
        </w:tc>
        <w:tc>
          <w:tcPr>
            <w:tcW w:w="1733" w:type="dxa"/>
            <w:tcBorders>
              <w:top w:val="single" w:sz="4" w:space="0" w:color="000000"/>
              <w:left w:val="single" w:sz="4" w:space="0" w:color="000000"/>
              <w:bottom w:val="single" w:sz="4" w:space="0" w:color="000000"/>
              <w:right w:val="single" w:sz="4" w:space="0" w:color="000000"/>
            </w:tcBorders>
          </w:tcPr>
          <w:p w14:paraId="67A7F557" w14:textId="77777777" w:rsidR="00CD5704" w:rsidRDefault="00F36159">
            <w:pPr>
              <w:spacing w:after="0" w:line="259" w:lineRule="auto"/>
              <w:ind w:left="1" w:right="0" w:firstLine="0"/>
            </w:pPr>
            <w:r>
              <w:t xml:space="preserve">50 </w:t>
            </w:r>
          </w:p>
        </w:tc>
        <w:tc>
          <w:tcPr>
            <w:tcW w:w="1558" w:type="dxa"/>
            <w:tcBorders>
              <w:top w:val="single" w:sz="4" w:space="0" w:color="000000"/>
              <w:left w:val="single" w:sz="4" w:space="0" w:color="000000"/>
              <w:bottom w:val="single" w:sz="4" w:space="0" w:color="000000"/>
              <w:right w:val="single" w:sz="4" w:space="0" w:color="000000"/>
            </w:tcBorders>
          </w:tcPr>
          <w:p w14:paraId="317BFB99" w14:textId="77777777" w:rsidR="00CD5704" w:rsidRDefault="00F36159">
            <w:pPr>
              <w:spacing w:after="0" w:line="259" w:lineRule="auto"/>
              <w:ind w:left="1" w:right="0" w:firstLine="0"/>
            </w:pPr>
            <w:r>
              <w:t xml:space="preserve">100 </w:t>
            </w:r>
          </w:p>
        </w:tc>
        <w:tc>
          <w:tcPr>
            <w:tcW w:w="1529" w:type="dxa"/>
            <w:tcBorders>
              <w:top w:val="single" w:sz="4" w:space="0" w:color="000000"/>
              <w:left w:val="single" w:sz="4" w:space="0" w:color="000000"/>
              <w:bottom w:val="single" w:sz="4" w:space="0" w:color="000000"/>
              <w:right w:val="single" w:sz="4" w:space="0" w:color="000000"/>
            </w:tcBorders>
          </w:tcPr>
          <w:p w14:paraId="7C6FF31F" w14:textId="77777777" w:rsidR="00CD5704" w:rsidRDefault="00F36159">
            <w:pPr>
              <w:spacing w:after="0" w:line="259" w:lineRule="auto"/>
              <w:ind w:left="1" w:right="0" w:firstLine="0"/>
            </w:pPr>
            <w:r>
              <w:t xml:space="preserve">1,141 </w:t>
            </w:r>
          </w:p>
        </w:tc>
      </w:tr>
      <w:tr w:rsidR="00CD5704" w14:paraId="462ABC7E" w14:textId="77777777">
        <w:trPr>
          <w:trHeight w:val="547"/>
        </w:trPr>
        <w:tc>
          <w:tcPr>
            <w:tcW w:w="961" w:type="dxa"/>
            <w:tcBorders>
              <w:top w:val="single" w:sz="4" w:space="0" w:color="000000"/>
              <w:left w:val="single" w:sz="4" w:space="0" w:color="000000"/>
              <w:bottom w:val="single" w:sz="4" w:space="0" w:color="000000"/>
              <w:right w:val="single" w:sz="4" w:space="0" w:color="000000"/>
            </w:tcBorders>
            <w:shd w:val="clear" w:color="auto" w:fill="C1E4F5"/>
          </w:tcPr>
          <w:p w14:paraId="352490A2" w14:textId="77777777" w:rsidR="00CD5704" w:rsidRDefault="00F36159">
            <w:pPr>
              <w:spacing w:after="0" w:line="259" w:lineRule="auto"/>
              <w:ind w:left="0" w:right="0" w:firstLine="0"/>
            </w:pPr>
            <w:r>
              <w:rPr>
                <w:b/>
              </w:rPr>
              <w:t xml:space="preserve">S-301 </w:t>
            </w:r>
          </w:p>
        </w:tc>
        <w:tc>
          <w:tcPr>
            <w:tcW w:w="1470" w:type="dxa"/>
            <w:tcBorders>
              <w:top w:val="single" w:sz="4" w:space="0" w:color="000000"/>
              <w:left w:val="single" w:sz="4" w:space="0" w:color="000000"/>
              <w:bottom w:val="single" w:sz="4" w:space="0" w:color="000000"/>
              <w:right w:val="single" w:sz="4" w:space="0" w:color="000000"/>
            </w:tcBorders>
            <w:shd w:val="clear" w:color="auto" w:fill="C1E4F5"/>
          </w:tcPr>
          <w:p w14:paraId="56CD629A" w14:textId="77777777" w:rsidR="00CD5704" w:rsidRDefault="00F36159">
            <w:pPr>
              <w:spacing w:after="0" w:line="259" w:lineRule="auto"/>
              <w:ind w:left="1" w:right="0" w:firstLine="0"/>
            </w:pPr>
            <w:r>
              <w:t xml:space="preserve">— </w:t>
            </w:r>
          </w:p>
        </w:tc>
        <w:tc>
          <w:tcPr>
            <w:tcW w:w="618" w:type="dxa"/>
            <w:tcBorders>
              <w:top w:val="single" w:sz="4" w:space="0" w:color="000000"/>
              <w:left w:val="single" w:sz="4" w:space="0" w:color="000000"/>
              <w:bottom w:val="single" w:sz="4" w:space="0" w:color="000000"/>
              <w:right w:val="single" w:sz="4" w:space="0" w:color="000000"/>
            </w:tcBorders>
            <w:shd w:val="clear" w:color="auto" w:fill="C1E4F5"/>
          </w:tcPr>
          <w:p w14:paraId="204CA04A" w14:textId="77777777" w:rsidR="00CD5704" w:rsidRDefault="00F36159">
            <w:pPr>
              <w:spacing w:after="0" w:line="259" w:lineRule="auto"/>
              <w:ind w:left="2" w:right="0" w:firstLine="0"/>
            </w:pPr>
            <w:r>
              <w:t xml:space="preserve">— </w:t>
            </w:r>
          </w:p>
        </w:tc>
        <w:tc>
          <w:tcPr>
            <w:tcW w:w="602" w:type="dxa"/>
            <w:tcBorders>
              <w:top w:val="single" w:sz="4" w:space="0" w:color="000000"/>
              <w:left w:val="single" w:sz="4" w:space="0" w:color="000000"/>
              <w:bottom w:val="single" w:sz="4" w:space="0" w:color="000000"/>
              <w:right w:val="single" w:sz="4" w:space="0" w:color="000000"/>
            </w:tcBorders>
            <w:shd w:val="clear" w:color="auto" w:fill="C1E4F5"/>
          </w:tcPr>
          <w:p w14:paraId="36ADF167" w14:textId="77777777" w:rsidR="00CD5704" w:rsidRDefault="00F36159">
            <w:pPr>
              <w:spacing w:after="0" w:line="259" w:lineRule="auto"/>
              <w:ind w:left="1" w:right="0" w:firstLine="0"/>
            </w:pPr>
            <w:r>
              <w:t xml:space="preserve">280 </w:t>
            </w:r>
          </w:p>
        </w:tc>
        <w:tc>
          <w:tcPr>
            <w:tcW w:w="1733" w:type="dxa"/>
            <w:tcBorders>
              <w:top w:val="single" w:sz="4" w:space="0" w:color="000000"/>
              <w:left w:val="single" w:sz="4" w:space="0" w:color="000000"/>
              <w:bottom w:val="single" w:sz="4" w:space="0" w:color="000000"/>
              <w:right w:val="single" w:sz="4" w:space="0" w:color="000000"/>
            </w:tcBorders>
            <w:shd w:val="clear" w:color="auto" w:fill="C1E4F5"/>
          </w:tcPr>
          <w:p w14:paraId="4A12D0F0" w14:textId="77777777" w:rsidR="00CD5704" w:rsidRDefault="00F36159">
            <w:pPr>
              <w:spacing w:after="0" w:line="259" w:lineRule="auto"/>
              <w:ind w:left="1" w:right="0"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C1E4F5"/>
          </w:tcPr>
          <w:p w14:paraId="4EE65CD4" w14:textId="77777777" w:rsidR="00CD5704" w:rsidRDefault="00F36159">
            <w:pPr>
              <w:spacing w:after="0" w:line="259" w:lineRule="auto"/>
              <w:ind w:left="1" w:right="0" w:firstLine="0"/>
            </w:pPr>
            <w:r>
              <w:t xml:space="preserve">— </w:t>
            </w:r>
          </w:p>
        </w:tc>
        <w:tc>
          <w:tcPr>
            <w:tcW w:w="1529" w:type="dxa"/>
            <w:tcBorders>
              <w:top w:val="single" w:sz="4" w:space="0" w:color="000000"/>
              <w:left w:val="single" w:sz="4" w:space="0" w:color="000000"/>
              <w:bottom w:val="single" w:sz="4" w:space="0" w:color="000000"/>
              <w:right w:val="single" w:sz="4" w:space="0" w:color="000000"/>
            </w:tcBorders>
            <w:shd w:val="clear" w:color="auto" w:fill="C1E4F5"/>
          </w:tcPr>
          <w:p w14:paraId="76842274" w14:textId="77777777" w:rsidR="00CD5704" w:rsidRDefault="00F36159">
            <w:pPr>
              <w:spacing w:after="0" w:line="259" w:lineRule="auto"/>
              <w:ind w:left="1" w:right="0" w:firstLine="0"/>
            </w:pPr>
            <w:r>
              <w:t xml:space="preserve">280 </w:t>
            </w:r>
          </w:p>
        </w:tc>
      </w:tr>
      <w:tr w:rsidR="00CD5704" w14:paraId="3C36F05D" w14:textId="77777777">
        <w:trPr>
          <w:trHeight w:val="552"/>
        </w:trPr>
        <w:tc>
          <w:tcPr>
            <w:tcW w:w="961" w:type="dxa"/>
            <w:tcBorders>
              <w:top w:val="single" w:sz="4" w:space="0" w:color="000000"/>
              <w:left w:val="single" w:sz="4" w:space="0" w:color="000000"/>
              <w:bottom w:val="single" w:sz="4" w:space="0" w:color="000000"/>
              <w:right w:val="single" w:sz="4" w:space="0" w:color="000000"/>
            </w:tcBorders>
          </w:tcPr>
          <w:p w14:paraId="708E0D74" w14:textId="77777777" w:rsidR="00CD5704" w:rsidRDefault="00F36159">
            <w:pPr>
              <w:spacing w:after="0" w:line="259" w:lineRule="auto"/>
              <w:ind w:left="0" w:right="0" w:firstLine="0"/>
            </w:pPr>
            <w:r>
              <w:rPr>
                <w:b/>
              </w:rPr>
              <w:t xml:space="preserve">S-303 </w:t>
            </w:r>
          </w:p>
        </w:tc>
        <w:tc>
          <w:tcPr>
            <w:tcW w:w="1470" w:type="dxa"/>
            <w:tcBorders>
              <w:top w:val="single" w:sz="4" w:space="0" w:color="000000"/>
              <w:left w:val="single" w:sz="4" w:space="0" w:color="000000"/>
              <w:bottom w:val="single" w:sz="4" w:space="0" w:color="000000"/>
              <w:right w:val="single" w:sz="4" w:space="0" w:color="000000"/>
            </w:tcBorders>
          </w:tcPr>
          <w:p w14:paraId="14A7199F" w14:textId="77777777" w:rsidR="00CD5704" w:rsidRDefault="00F36159">
            <w:pPr>
              <w:spacing w:after="0" w:line="259" w:lineRule="auto"/>
              <w:ind w:left="1" w:right="0" w:firstLine="0"/>
            </w:pPr>
            <w:r>
              <w:t xml:space="preserve">— </w:t>
            </w:r>
          </w:p>
        </w:tc>
        <w:tc>
          <w:tcPr>
            <w:tcW w:w="618" w:type="dxa"/>
            <w:tcBorders>
              <w:top w:val="single" w:sz="4" w:space="0" w:color="000000"/>
              <w:left w:val="single" w:sz="4" w:space="0" w:color="000000"/>
              <w:bottom w:val="single" w:sz="4" w:space="0" w:color="000000"/>
              <w:right w:val="single" w:sz="4" w:space="0" w:color="000000"/>
            </w:tcBorders>
          </w:tcPr>
          <w:p w14:paraId="698EB39D" w14:textId="77777777" w:rsidR="00CD5704" w:rsidRDefault="00F36159">
            <w:pPr>
              <w:spacing w:after="0" w:line="259" w:lineRule="auto"/>
              <w:ind w:left="2" w:right="0" w:firstLine="0"/>
            </w:pPr>
            <w:r>
              <w:t xml:space="preserve">— </w:t>
            </w:r>
          </w:p>
        </w:tc>
        <w:tc>
          <w:tcPr>
            <w:tcW w:w="602" w:type="dxa"/>
            <w:tcBorders>
              <w:top w:val="single" w:sz="4" w:space="0" w:color="000000"/>
              <w:left w:val="single" w:sz="4" w:space="0" w:color="000000"/>
              <w:bottom w:val="single" w:sz="4" w:space="0" w:color="000000"/>
              <w:right w:val="single" w:sz="4" w:space="0" w:color="000000"/>
            </w:tcBorders>
          </w:tcPr>
          <w:p w14:paraId="228D797C" w14:textId="77777777" w:rsidR="00CD5704" w:rsidRDefault="00F36159">
            <w:pPr>
              <w:spacing w:after="0" w:line="259" w:lineRule="auto"/>
              <w:ind w:left="1" w:right="0" w:firstLine="0"/>
            </w:pPr>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287A4FA8" w14:textId="77777777" w:rsidR="00CD5704" w:rsidRDefault="00F36159">
            <w:pPr>
              <w:spacing w:after="0" w:line="259" w:lineRule="auto"/>
              <w:ind w:left="1" w:right="0" w:firstLine="0"/>
            </w:pPr>
            <w:r>
              <w:t xml:space="preserve">50 </w:t>
            </w:r>
          </w:p>
        </w:tc>
        <w:tc>
          <w:tcPr>
            <w:tcW w:w="1558" w:type="dxa"/>
            <w:tcBorders>
              <w:top w:val="single" w:sz="4" w:space="0" w:color="000000"/>
              <w:left w:val="single" w:sz="4" w:space="0" w:color="000000"/>
              <w:bottom w:val="single" w:sz="4" w:space="0" w:color="000000"/>
              <w:right w:val="single" w:sz="4" w:space="0" w:color="000000"/>
            </w:tcBorders>
          </w:tcPr>
          <w:p w14:paraId="774EB00D" w14:textId="77777777" w:rsidR="00CD5704" w:rsidRDefault="00F36159">
            <w:pPr>
              <w:spacing w:after="0" w:line="259" w:lineRule="auto"/>
              <w:ind w:left="1" w:right="0" w:firstLine="0"/>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20C4E2A1" w14:textId="77777777" w:rsidR="00CD5704" w:rsidRDefault="00F36159">
            <w:pPr>
              <w:spacing w:after="0" w:line="259" w:lineRule="auto"/>
              <w:ind w:left="1" w:right="0" w:firstLine="0"/>
            </w:pPr>
            <w:r>
              <w:t xml:space="preserve">50 </w:t>
            </w:r>
          </w:p>
        </w:tc>
      </w:tr>
      <w:tr w:rsidR="00CD5704" w14:paraId="54DD6E2A" w14:textId="77777777">
        <w:trPr>
          <w:trHeight w:val="547"/>
        </w:trPr>
        <w:tc>
          <w:tcPr>
            <w:tcW w:w="961" w:type="dxa"/>
            <w:tcBorders>
              <w:top w:val="single" w:sz="4" w:space="0" w:color="000000"/>
              <w:left w:val="single" w:sz="4" w:space="0" w:color="000000"/>
              <w:bottom w:val="single" w:sz="4" w:space="0" w:color="000000"/>
              <w:right w:val="single" w:sz="4" w:space="0" w:color="000000"/>
            </w:tcBorders>
            <w:shd w:val="clear" w:color="auto" w:fill="C1E4F5"/>
          </w:tcPr>
          <w:p w14:paraId="22AFEA44" w14:textId="77777777" w:rsidR="00CD5704" w:rsidRDefault="00F36159">
            <w:pPr>
              <w:spacing w:after="0" w:line="259" w:lineRule="auto"/>
              <w:ind w:left="0" w:right="0" w:firstLine="0"/>
            </w:pPr>
            <w:r>
              <w:rPr>
                <w:b/>
              </w:rPr>
              <w:t xml:space="preserve">S-304 </w:t>
            </w:r>
          </w:p>
        </w:tc>
        <w:tc>
          <w:tcPr>
            <w:tcW w:w="1470" w:type="dxa"/>
            <w:tcBorders>
              <w:top w:val="single" w:sz="4" w:space="0" w:color="000000"/>
              <w:left w:val="single" w:sz="4" w:space="0" w:color="000000"/>
              <w:bottom w:val="single" w:sz="4" w:space="0" w:color="000000"/>
              <w:right w:val="single" w:sz="4" w:space="0" w:color="000000"/>
            </w:tcBorders>
            <w:shd w:val="clear" w:color="auto" w:fill="C1E4F5"/>
          </w:tcPr>
          <w:p w14:paraId="51BAFB4F" w14:textId="77777777" w:rsidR="00CD5704" w:rsidRDefault="00F36159">
            <w:pPr>
              <w:spacing w:after="0" w:line="259" w:lineRule="auto"/>
              <w:ind w:left="1" w:right="0" w:firstLine="0"/>
            </w:pPr>
            <w:r>
              <w:t xml:space="preserve">— </w:t>
            </w:r>
          </w:p>
        </w:tc>
        <w:tc>
          <w:tcPr>
            <w:tcW w:w="618" w:type="dxa"/>
            <w:tcBorders>
              <w:top w:val="single" w:sz="4" w:space="0" w:color="000000"/>
              <w:left w:val="single" w:sz="4" w:space="0" w:color="000000"/>
              <w:bottom w:val="single" w:sz="4" w:space="0" w:color="000000"/>
              <w:right w:val="single" w:sz="4" w:space="0" w:color="000000"/>
            </w:tcBorders>
            <w:shd w:val="clear" w:color="auto" w:fill="C1E4F5"/>
          </w:tcPr>
          <w:p w14:paraId="0D47DFEB" w14:textId="77777777" w:rsidR="00CD5704" w:rsidRDefault="00F36159">
            <w:pPr>
              <w:spacing w:after="0" w:line="259" w:lineRule="auto"/>
              <w:ind w:left="2" w:right="0" w:firstLine="0"/>
            </w:pPr>
            <w:r>
              <w:t xml:space="preserve">— </w:t>
            </w:r>
          </w:p>
        </w:tc>
        <w:tc>
          <w:tcPr>
            <w:tcW w:w="602" w:type="dxa"/>
            <w:tcBorders>
              <w:top w:val="single" w:sz="4" w:space="0" w:color="000000"/>
              <w:left w:val="single" w:sz="4" w:space="0" w:color="000000"/>
              <w:bottom w:val="single" w:sz="4" w:space="0" w:color="000000"/>
              <w:right w:val="single" w:sz="4" w:space="0" w:color="000000"/>
            </w:tcBorders>
            <w:shd w:val="clear" w:color="auto" w:fill="C1E4F5"/>
          </w:tcPr>
          <w:p w14:paraId="1965E229" w14:textId="77777777" w:rsidR="00CD5704" w:rsidRDefault="00F36159">
            <w:pPr>
              <w:spacing w:after="0" w:line="259" w:lineRule="auto"/>
              <w:ind w:left="1" w:right="0" w:firstLine="0"/>
            </w:pPr>
            <w:r>
              <w:t xml:space="preserve">— </w:t>
            </w:r>
          </w:p>
        </w:tc>
        <w:tc>
          <w:tcPr>
            <w:tcW w:w="1733" w:type="dxa"/>
            <w:tcBorders>
              <w:top w:val="single" w:sz="4" w:space="0" w:color="000000"/>
              <w:left w:val="single" w:sz="4" w:space="0" w:color="000000"/>
              <w:bottom w:val="single" w:sz="4" w:space="0" w:color="000000"/>
              <w:right w:val="single" w:sz="4" w:space="0" w:color="000000"/>
            </w:tcBorders>
            <w:shd w:val="clear" w:color="auto" w:fill="C1E4F5"/>
          </w:tcPr>
          <w:p w14:paraId="74A203AD" w14:textId="77777777" w:rsidR="00CD5704" w:rsidRDefault="00F36159">
            <w:pPr>
              <w:spacing w:after="0" w:line="259" w:lineRule="auto"/>
              <w:ind w:left="1" w:right="0"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C1E4F5"/>
          </w:tcPr>
          <w:p w14:paraId="0673FA50" w14:textId="77777777" w:rsidR="00CD5704" w:rsidRDefault="00F36159">
            <w:pPr>
              <w:spacing w:after="0" w:line="259" w:lineRule="auto"/>
              <w:ind w:left="1" w:right="0" w:firstLine="0"/>
            </w:pPr>
            <w:r>
              <w:t xml:space="preserve">100 </w:t>
            </w:r>
          </w:p>
        </w:tc>
        <w:tc>
          <w:tcPr>
            <w:tcW w:w="1529" w:type="dxa"/>
            <w:tcBorders>
              <w:top w:val="single" w:sz="4" w:space="0" w:color="000000"/>
              <w:left w:val="single" w:sz="4" w:space="0" w:color="000000"/>
              <w:bottom w:val="single" w:sz="4" w:space="0" w:color="000000"/>
              <w:right w:val="single" w:sz="4" w:space="0" w:color="000000"/>
            </w:tcBorders>
            <w:shd w:val="clear" w:color="auto" w:fill="C1E4F5"/>
          </w:tcPr>
          <w:p w14:paraId="2A568949" w14:textId="77777777" w:rsidR="00CD5704" w:rsidRDefault="00F36159">
            <w:pPr>
              <w:spacing w:after="0" w:line="259" w:lineRule="auto"/>
              <w:ind w:left="1" w:right="0" w:firstLine="0"/>
            </w:pPr>
            <w:r>
              <w:t xml:space="preserve">100 </w:t>
            </w:r>
          </w:p>
        </w:tc>
      </w:tr>
      <w:tr w:rsidR="00CD5704" w14:paraId="1732BC38" w14:textId="77777777">
        <w:trPr>
          <w:trHeight w:val="553"/>
        </w:trPr>
        <w:tc>
          <w:tcPr>
            <w:tcW w:w="961" w:type="dxa"/>
            <w:tcBorders>
              <w:top w:val="single" w:sz="4" w:space="0" w:color="000000"/>
              <w:left w:val="single" w:sz="4" w:space="0" w:color="000000"/>
              <w:bottom w:val="single" w:sz="4" w:space="0" w:color="000000"/>
              <w:right w:val="single" w:sz="4" w:space="0" w:color="000000"/>
            </w:tcBorders>
          </w:tcPr>
          <w:p w14:paraId="4DD82762" w14:textId="77777777" w:rsidR="00CD5704" w:rsidRDefault="00F36159">
            <w:pPr>
              <w:spacing w:after="0" w:line="259" w:lineRule="auto"/>
              <w:ind w:left="0" w:right="0" w:firstLine="0"/>
            </w:pPr>
            <w:r>
              <w:rPr>
                <w:b/>
              </w:rPr>
              <w:t xml:space="preserve">S-402 </w:t>
            </w:r>
          </w:p>
        </w:tc>
        <w:tc>
          <w:tcPr>
            <w:tcW w:w="1470" w:type="dxa"/>
            <w:tcBorders>
              <w:top w:val="single" w:sz="4" w:space="0" w:color="000000"/>
              <w:left w:val="single" w:sz="4" w:space="0" w:color="000000"/>
              <w:bottom w:val="single" w:sz="4" w:space="0" w:color="000000"/>
              <w:right w:val="single" w:sz="4" w:space="0" w:color="000000"/>
            </w:tcBorders>
          </w:tcPr>
          <w:p w14:paraId="786BCA8B" w14:textId="77777777" w:rsidR="00CD5704" w:rsidRDefault="00F36159">
            <w:pPr>
              <w:spacing w:after="0" w:line="259" w:lineRule="auto"/>
              <w:ind w:left="1" w:right="0" w:firstLine="0"/>
            </w:pPr>
            <w:r>
              <w:t xml:space="preserve">1 </w:t>
            </w:r>
          </w:p>
        </w:tc>
        <w:tc>
          <w:tcPr>
            <w:tcW w:w="618" w:type="dxa"/>
            <w:tcBorders>
              <w:top w:val="single" w:sz="4" w:space="0" w:color="000000"/>
              <w:left w:val="single" w:sz="4" w:space="0" w:color="000000"/>
              <w:bottom w:val="single" w:sz="4" w:space="0" w:color="000000"/>
              <w:right w:val="single" w:sz="4" w:space="0" w:color="000000"/>
            </w:tcBorders>
          </w:tcPr>
          <w:p w14:paraId="5A461E92" w14:textId="77777777" w:rsidR="00CD5704" w:rsidRDefault="00F36159">
            <w:pPr>
              <w:spacing w:after="0" w:line="259" w:lineRule="auto"/>
              <w:ind w:left="2" w:right="0" w:firstLine="0"/>
            </w:pPr>
            <w:r>
              <w:t xml:space="preserve">710 </w:t>
            </w:r>
          </w:p>
        </w:tc>
        <w:tc>
          <w:tcPr>
            <w:tcW w:w="602" w:type="dxa"/>
            <w:tcBorders>
              <w:top w:val="single" w:sz="4" w:space="0" w:color="000000"/>
              <w:left w:val="single" w:sz="4" w:space="0" w:color="000000"/>
              <w:bottom w:val="single" w:sz="4" w:space="0" w:color="000000"/>
              <w:right w:val="single" w:sz="4" w:space="0" w:color="000000"/>
            </w:tcBorders>
          </w:tcPr>
          <w:p w14:paraId="4F0FAC6B" w14:textId="77777777" w:rsidR="00CD5704" w:rsidRDefault="00F36159">
            <w:pPr>
              <w:spacing w:after="0" w:line="259" w:lineRule="auto"/>
              <w:ind w:left="1" w:right="0" w:firstLine="0"/>
            </w:pPr>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2756557F" w14:textId="77777777" w:rsidR="00CD5704" w:rsidRDefault="00F36159">
            <w:pPr>
              <w:spacing w:after="0" w:line="259" w:lineRule="auto"/>
              <w:ind w:left="1" w:right="0"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61AADB2" w14:textId="77777777" w:rsidR="00CD5704" w:rsidRDefault="00F36159">
            <w:pPr>
              <w:spacing w:after="0" w:line="259" w:lineRule="auto"/>
              <w:ind w:left="1" w:right="0" w:firstLine="0"/>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8866739" w14:textId="77777777" w:rsidR="00CD5704" w:rsidRDefault="00F36159">
            <w:pPr>
              <w:spacing w:after="0" w:line="259" w:lineRule="auto"/>
              <w:ind w:left="1" w:right="0" w:firstLine="0"/>
            </w:pPr>
            <w:r>
              <w:t xml:space="preserve">711 </w:t>
            </w:r>
          </w:p>
        </w:tc>
      </w:tr>
    </w:tbl>
    <w:p w14:paraId="106B60E7" w14:textId="77777777" w:rsidR="00CD5704" w:rsidRDefault="00F36159">
      <w:pPr>
        <w:spacing w:after="112" w:line="259" w:lineRule="auto"/>
        <w:ind w:left="0" w:right="0" w:firstLine="0"/>
      </w:pPr>
      <w:r>
        <w:t xml:space="preserve"> </w:t>
      </w:r>
    </w:p>
    <w:p w14:paraId="02712602" w14:textId="77777777" w:rsidR="00CD5704" w:rsidRDefault="00F36159">
      <w:pPr>
        <w:spacing w:after="0" w:line="358" w:lineRule="auto"/>
        <w:ind w:left="-5"/>
      </w:pPr>
      <w:r>
        <w:lastRenderedPageBreak/>
        <w:t xml:space="preserve">The component allocation is intentionally grouped. It is not meant to replace a full Aspen electrolyte/tar model; rather, it provides a transparent closure basis for the historical cleanup train using pseudo-components for tar, </w:t>
      </w:r>
    </w:p>
    <w:p w14:paraId="49CBD505" w14:textId="77777777" w:rsidR="00CD5704" w:rsidRDefault="00F36159">
      <w:pPr>
        <w:spacing w:after="0" w:line="358" w:lineRule="auto"/>
        <w:ind w:left="-5"/>
      </w:pPr>
      <w:r>
        <w:t xml:space="preserve">BTX/light oil, ash/char, and spent purifier material. This is more accurate than implying that the uploaded Aspen photos already contain a detailed scrubbing and decanting model. </w:t>
      </w:r>
    </w:p>
    <w:p w14:paraId="2BB806CC" w14:textId="77777777" w:rsidR="00CD5704" w:rsidRDefault="00F36159">
      <w:pPr>
        <w:spacing w:after="115" w:line="259" w:lineRule="auto"/>
        <w:ind w:left="0" w:right="0" w:firstLine="0"/>
      </w:pPr>
      <w:r>
        <w:rPr>
          <w:i/>
        </w:rPr>
        <w:t xml:space="preserve"> </w:t>
      </w:r>
    </w:p>
    <w:p w14:paraId="4DE992C1" w14:textId="77777777" w:rsidR="00CD5704" w:rsidRDefault="00F36159">
      <w:pPr>
        <w:spacing w:after="10" w:line="249" w:lineRule="auto"/>
        <w:ind w:left="130" w:right="633"/>
        <w:jc w:val="center"/>
      </w:pPr>
      <w:r>
        <w:rPr>
          <w:i/>
        </w:rPr>
        <w:t xml:space="preserve">Table 6. Mass-balance closure summary for the main modeled gasification/cleanup boundary. </w:t>
      </w:r>
    </w:p>
    <w:p w14:paraId="14AFDD5E" w14:textId="77777777" w:rsidR="00CD5704" w:rsidRDefault="00F36159">
      <w:pPr>
        <w:spacing w:after="0" w:line="259" w:lineRule="auto"/>
        <w:ind w:left="0" w:right="479" w:firstLine="0"/>
        <w:jc w:val="center"/>
      </w:pPr>
      <w:r>
        <w:rPr>
          <w:sz w:val="12"/>
        </w:rPr>
        <w:t xml:space="preserve"> </w:t>
      </w:r>
    </w:p>
    <w:tbl>
      <w:tblPr>
        <w:tblStyle w:val="TableGrid"/>
        <w:tblW w:w="7559" w:type="dxa"/>
        <w:tblInd w:w="1622" w:type="dxa"/>
        <w:tblCellMar>
          <w:top w:w="60" w:type="dxa"/>
          <w:left w:w="107" w:type="dxa"/>
          <w:right w:w="48" w:type="dxa"/>
        </w:tblCellMar>
        <w:tblLook w:val="04A0" w:firstRow="1" w:lastRow="0" w:firstColumn="1" w:lastColumn="0" w:noHBand="0" w:noVBand="1"/>
      </w:tblPr>
      <w:tblGrid>
        <w:gridCol w:w="5640"/>
        <w:gridCol w:w="996"/>
        <w:gridCol w:w="923"/>
      </w:tblGrid>
      <w:tr w:rsidR="00CD5704" w14:paraId="3B7ED7F4" w14:textId="77777777">
        <w:trPr>
          <w:trHeight w:val="548"/>
        </w:trPr>
        <w:tc>
          <w:tcPr>
            <w:tcW w:w="5640" w:type="dxa"/>
            <w:tcBorders>
              <w:top w:val="single" w:sz="4" w:space="0" w:color="000000"/>
              <w:left w:val="single" w:sz="4" w:space="0" w:color="000000"/>
              <w:bottom w:val="single" w:sz="4" w:space="0" w:color="000000"/>
              <w:right w:val="single" w:sz="4" w:space="0" w:color="000000"/>
            </w:tcBorders>
            <w:shd w:val="clear" w:color="auto" w:fill="156082"/>
          </w:tcPr>
          <w:p w14:paraId="39CC1E2A" w14:textId="77777777" w:rsidR="00CD5704" w:rsidRDefault="00F36159">
            <w:pPr>
              <w:spacing w:after="0" w:line="259" w:lineRule="auto"/>
              <w:ind w:left="0" w:right="0" w:firstLine="0"/>
            </w:pPr>
            <w:r>
              <w:rPr>
                <w:b/>
                <w:color w:val="FFFFFF"/>
              </w:rPr>
              <w:t xml:space="preserve">Quantity </w:t>
            </w:r>
          </w:p>
        </w:tc>
        <w:tc>
          <w:tcPr>
            <w:tcW w:w="996" w:type="dxa"/>
            <w:tcBorders>
              <w:top w:val="single" w:sz="4" w:space="0" w:color="000000"/>
              <w:left w:val="single" w:sz="4" w:space="0" w:color="000000"/>
              <w:bottom w:val="single" w:sz="4" w:space="0" w:color="000000"/>
              <w:right w:val="single" w:sz="4" w:space="0" w:color="000000"/>
            </w:tcBorders>
            <w:shd w:val="clear" w:color="auto" w:fill="156082"/>
          </w:tcPr>
          <w:p w14:paraId="66AE01E1" w14:textId="77777777" w:rsidR="00CD5704" w:rsidRDefault="00F36159">
            <w:pPr>
              <w:spacing w:after="0" w:line="259" w:lineRule="auto"/>
              <w:ind w:left="1" w:right="0" w:firstLine="0"/>
            </w:pPr>
            <w:r>
              <w:rPr>
                <w:b/>
                <w:color w:val="FFFFFF"/>
              </w:rPr>
              <w:t xml:space="preserve">Value </w:t>
            </w:r>
          </w:p>
        </w:tc>
        <w:tc>
          <w:tcPr>
            <w:tcW w:w="923" w:type="dxa"/>
            <w:tcBorders>
              <w:top w:val="single" w:sz="4" w:space="0" w:color="000000"/>
              <w:left w:val="single" w:sz="4" w:space="0" w:color="000000"/>
              <w:bottom w:val="single" w:sz="4" w:space="0" w:color="000000"/>
              <w:right w:val="single" w:sz="4" w:space="0" w:color="000000"/>
            </w:tcBorders>
            <w:shd w:val="clear" w:color="auto" w:fill="156082"/>
          </w:tcPr>
          <w:p w14:paraId="3C8AFFA9" w14:textId="77777777" w:rsidR="00CD5704" w:rsidRDefault="00F36159">
            <w:pPr>
              <w:spacing w:after="0" w:line="259" w:lineRule="auto"/>
              <w:ind w:left="1" w:right="0" w:firstLine="0"/>
            </w:pPr>
            <w:r>
              <w:rPr>
                <w:b/>
                <w:color w:val="FFFFFF"/>
              </w:rPr>
              <w:t xml:space="preserve">Unit </w:t>
            </w:r>
          </w:p>
        </w:tc>
      </w:tr>
      <w:tr w:rsidR="00CD5704" w14:paraId="28DB1AB1" w14:textId="77777777">
        <w:trPr>
          <w:trHeight w:val="550"/>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0C2F7227" w14:textId="77777777" w:rsidR="00CD5704" w:rsidRDefault="00F36159">
            <w:pPr>
              <w:spacing w:after="0" w:line="259" w:lineRule="auto"/>
              <w:ind w:left="0" w:right="0" w:firstLine="0"/>
            </w:pPr>
            <w:r>
              <w:rPr>
                <w:b/>
              </w:rPr>
              <w:t xml:space="preserve">Inlet: S-103 coal to gasifier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133AF2B9" w14:textId="77777777" w:rsidR="00CD5704" w:rsidRDefault="00F36159">
            <w:pPr>
              <w:spacing w:after="0" w:line="259" w:lineRule="auto"/>
              <w:ind w:left="1" w:right="0" w:firstLine="0"/>
            </w:pPr>
            <w:r>
              <w:t xml:space="preserve">7,100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577E71A8" w14:textId="77777777" w:rsidR="00CD5704" w:rsidRDefault="00F36159">
            <w:pPr>
              <w:spacing w:after="0" w:line="259" w:lineRule="auto"/>
              <w:ind w:left="1" w:right="0" w:firstLine="0"/>
            </w:pPr>
            <w:r>
              <w:t xml:space="preserve">kg/h </w:t>
            </w:r>
          </w:p>
        </w:tc>
      </w:tr>
      <w:tr w:rsidR="00CD5704" w14:paraId="4EBACF56" w14:textId="77777777">
        <w:trPr>
          <w:trHeight w:val="551"/>
        </w:trPr>
        <w:tc>
          <w:tcPr>
            <w:tcW w:w="5640" w:type="dxa"/>
            <w:tcBorders>
              <w:top w:val="single" w:sz="4" w:space="0" w:color="000000"/>
              <w:left w:val="single" w:sz="4" w:space="0" w:color="000000"/>
              <w:bottom w:val="single" w:sz="4" w:space="0" w:color="000000"/>
              <w:right w:val="single" w:sz="4" w:space="0" w:color="000000"/>
            </w:tcBorders>
          </w:tcPr>
          <w:p w14:paraId="789BB7E9" w14:textId="77777777" w:rsidR="00CD5704" w:rsidRDefault="00F36159">
            <w:pPr>
              <w:spacing w:after="0" w:line="259" w:lineRule="auto"/>
              <w:ind w:left="0" w:right="0" w:firstLine="0"/>
            </w:pPr>
            <w:r>
              <w:rPr>
                <w:b/>
              </w:rPr>
              <w:t xml:space="preserve">Inlet: S-105 saturated steam </w:t>
            </w:r>
          </w:p>
        </w:tc>
        <w:tc>
          <w:tcPr>
            <w:tcW w:w="996" w:type="dxa"/>
            <w:tcBorders>
              <w:top w:val="single" w:sz="4" w:space="0" w:color="000000"/>
              <w:left w:val="single" w:sz="4" w:space="0" w:color="000000"/>
              <w:bottom w:val="single" w:sz="4" w:space="0" w:color="000000"/>
              <w:right w:val="single" w:sz="4" w:space="0" w:color="000000"/>
            </w:tcBorders>
          </w:tcPr>
          <w:p w14:paraId="08EB6E05" w14:textId="77777777" w:rsidR="00CD5704" w:rsidRDefault="00F36159">
            <w:pPr>
              <w:spacing w:after="0" w:line="259" w:lineRule="auto"/>
              <w:ind w:left="1" w:right="0" w:firstLine="0"/>
            </w:pPr>
            <w:r>
              <w:t xml:space="preserve">9000 </w:t>
            </w:r>
          </w:p>
        </w:tc>
        <w:tc>
          <w:tcPr>
            <w:tcW w:w="923" w:type="dxa"/>
            <w:tcBorders>
              <w:top w:val="single" w:sz="4" w:space="0" w:color="000000"/>
              <w:left w:val="single" w:sz="4" w:space="0" w:color="000000"/>
              <w:bottom w:val="single" w:sz="4" w:space="0" w:color="000000"/>
              <w:right w:val="single" w:sz="4" w:space="0" w:color="000000"/>
            </w:tcBorders>
          </w:tcPr>
          <w:p w14:paraId="4AE85968" w14:textId="77777777" w:rsidR="00CD5704" w:rsidRDefault="00F36159">
            <w:pPr>
              <w:spacing w:after="0" w:line="259" w:lineRule="auto"/>
              <w:ind w:left="1" w:right="0" w:firstLine="0"/>
            </w:pPr>
            <w:r>
              <w:t xml:space="preserve">kg/h </w:t>
            </w:r>
          </w:p>
        </w:tc>
      </w:tr>
      <w:tr w:rsidR="00CD5704" w14:paraId="0B231B5A" w14:textId="77777777">
        <w:trPr>
          <w:trHeight w:val="548"/>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6FB0E6F0" w14:textId="77777777" w:rsidR="00CD5704" w:rsidRDefault="00F36159">
            <w:pPr>
              <w:spacing w:after="0" w:line="259" w:lineRule="auto"/>
              <w:ind w:left="0" w:right="0" w:firstLine="0"/>
            </w:pPr>
            <w:r>
              <w:rPr>
                <w:b/>
              </w:rPr>
              <w:t xml:space="preserve">Total in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70987713" w14:textId="77777777" w:rsidR="00CD5704" w:rsidRDefault="00F36159">
            <w:pPr>
              <w:spacing w:after="0" w:line="259" w:lineRule="auto"/>
              <w:ind w:left="1" w:right="0" w:firstLine="0"/>
            </w:pPr>
            <w:r>
              <w:t xml:space="preserve">16100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241D17B4" w14:textId="77777777" w:rsidR="00CD5704" w:rsidRDefault="00F36159">
            <w:pPr>
              <w:spacing w:after="0" w:line="259" w:lineRule="auto"/>
              <w:ind w:left="1" w:right="0" w:firstLine="0"/>
            </w:pPr>
            <w:r>
              <w:t xml:space="preserve">kg/h </w:t>
            </w:r>
          </w:p>
        </w:tc>
      </w:tr>
      <w:tr w:rsidR="00CD5704" w14:paraId="4632C8E1" w14:textId="77777777">
        <w:trPr>
          <w:trHeight w:val="552"/>
        </w:trPr>
        <w:tc>
          <w:tcPr>
            <w:tcW w:w="5640" w:type="dxa"/>
            <w:tcBorders>
              <w:top w:val="single" w:sz="4" w:space="0" w:color="000000"/>
              <w:left w:val="single" w:sz="4" w:space="0" w:color="000000"/>
              <w:bottom w:val="single" w:sz="4" w:space="0" w:color="000000"/>
              <w:right w:val="single" w:sz="4" w:space="0" w:color="000000"/>
            </w:tcBorders>
          </w:tcPr>
          <w:p w14:paraId="5CDCFFB2" w14:textId="77777777" w:rsidR="00CD5704" w:rsidRDefault="00F36159">
            <w:pPr>
              <w:spacing w:after="0" w:line="259" w:lineRule="auto"/>
              <w:ind w:left="0" w:right="0" w:firstLine="0"/>
            </w:pPr>
            <w:r>
              <w:rPr>
                <w:b/>
              </w:rPr>
              <w:t xml:space="preserve">Outlet: S-301 tar </w:t>
            </w:r>
          </w:p>
        </w:tc>
        <w:tc>
          <w:tcPr>
            <w:tcW w:w="996" w:type="dxa"/>
            <w:tcBorders>
              <w:top w:val="single" w:sz="4" w:space="0" w:color="000000"/>
              <w:left w:val="single" w:sz="4" w:space="0" w:color="000000"/>
              <w:bottom w:val="single" w:sz="4" w:space="0" w:color="000000"/>
              <w:right w:val="single" w:sz="4" w:space="0" w:color="000000"/>
            </w:tcBorders>
          </w:tcPr>
          <w:p w14:paraId="254A2BC1" w14:textId="77777777" w:rsidR="00CD5704" w:rsidRDefault="00F36159">
            <w:pPr>
              <w:spacing w:after="0" w:line="259" w:lineRule="auto"/>
              <w:ind w:left="1" w:right="0" w:firstLine="0"/>
            </w:pPr>
            <w:r>
              <w:t xml:space="preserve">280 </w:t>
            </w:r>
          </w:p>
        </w:tc>
        <w:tc>
          <w:tcPr>
            <w:tcW w:w="923" w:type="dxa"/>
            <w:tcBorders>
              <w:top w:val="single" w:sz="4" w:space="0" w:color="000000"/>
              <w:left w:val="single" w:sz="4" w:space="0" w:color="000000"/>
              <w:bottom w:val="single" w:sz="4" w:space="0" w:color="000000"/>
              <w:right w:val="single" w:sz="4" w:space="0" w:color="000000"/>
            </w:tcBorders>
          </w:tcPr>
          <w:p w14:paraId="297D47A8" w14:textId="77777777" w:rsidR="00CD5704" w:rsidRDefault="00F36159">
            <w:pPr>
              <w:spacing w:after="0" w:line="259" w:lineRule="auto"/>
              <w:ind w:left="1" w:right="0" w:firstLine="0"/>
            </w:pPr>
            <w:r>
              <w:t xml:space="preserve">kg/h </w:t>
            </w:r>
          </w:p>
        </w:tc>
      </w:tr>
      <w:tr w:rsidR="00CD5704" w14:paraId="5A3D6A7A" w14:textId="77777777">
        <w:trPr>
          <w:trHeight w:val="547"/>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25513934" w14:textId="77777777" w:rsidR="00CD5704" w:rsidRDefault="00F36159">
            <w:pPr>
              <w:spacing w:after="0" w:line="259" w:lineRule="auto"/>
              <w:ind w:left="0" w:right="0" w:firstLine="0"/>
              <w:jc w:val="both"/>
            </w:pPr>
            <w:r>
              <w:rPr>
                <w:b/>
              </w:rPr>
              <w:t xml:space="preserve">Outlet: S-302 ammoniacal liquor + condensate/purge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380C5516" w14:textId="77777777" w:rsidR="00CD5704" w:rsidRDefault="00F36159">
            <w:pPr>
              <w:spacing w:after="0" w:line="259" w:lineRule="auto"/>
              <w:ind w:left="1" w:right="0" w:firstLine="0"/>
            </w:pPr>
            <w:r>
              <w:t xml:space="preserve">10,076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4C28F4A0" w14:textId="77777777" w:rsidR="00CD5704" w:rsidRDefault="00F36159">
            <w:pPr>
              <w:spacing w:after="0" w:line="259" w:lineRule="auto"/>
              <w:ind w:left="1" w:right="0" w:firstLine="0"/>
            </w:pPr>
            <w:r>
              <w:t xml:space="preserve">kg/h </w:t>
            </w:r>
          </w:p>
        </w:tc>
      </w:tr>
      <w:tr w:rsidR="00CD5704" w14:paraId="01103D66" w14:textId="77777777">
        <w:trPr>
          <w:trHeight w:val="554"/>
        </w:trPr>
        <w:tc>
          <w:tcPr>
            <w:tcW w:w="5640" w:type="dxa"/>
            <w:tcBorders>
              <w:top w:val="single" w:sz="4" w:space="0" w:color="000000"/>
              <w:left w:val="single" w:sz="4" w:space="0" w:color="000000"/>
              <w:bottom w:val="single" w:sz="4" w:space="0" w:color="000000"/>
              <w:right w:val="single" w:sz="4" w:space="0" w:color="000000"/>
            </w:tcBorders>
          </w:tcPr>
          <w:p w14:paraId="012AA7AF" w14:textId="77777777" w:rsidR="00CD5704" w:rsidRDefault="00F36159">
            <w:pPr>
              <w:spacing w:after="0" w:line="259" w:lineRule="auto"/>
              <w:ind w:left="0" w:right="0" w:firstLine="0"/>
            </w:pPr>
            <w:r>
              <w:rPr>
                <w:b/>
              </w:rPr>
              <w:t xml:space="preserve">Outlet: S-303 spent purifier </w:t>
            </w:r>
          </w:p>
        </w:tc>
        <w:tc>
          <w:tcPr>
            <w:tcW w:w="996" w:type="dxa"/>
            <w:tcBorders>
              <w:top w:val="single" w:sz="4" w:space="0" w:color="000000"/>
              <w:left w:val="single" w:sz="4" w:space="0" w:color="000000"/>
              <w:bottom w:val="single" w:sz="4" w:space="0" w:color="000000"/>
              <w:right w:val="single" w:sz="4" w:space="0" w:color="000000"/>
            </w:tcBorders>
          </w:tcPr>
          <w:p w14:paraId="5C6FA47D" w14:textId="77777777" w:rsidR="00CD5704" w:rsidRDefault="00F36159">
            <w:pPr>
              <w:spacing w:after="0" w:line="259" w:lineRule="auto"/>
              <w:ind w:left="1" w:right="0" w:firstLine="0"/>
            </w:pPr>
            <w:r>
              <w:t xml:space="preserve">50 </w:t>
            </w:r>
          </w:p>
        </w:tc>
        <w:tc>
          <w:tcPr>
            <w:tcW w:w="923" w:type="dxa"/>
            <w:tcBorders>
              <w:top w:val="single" w:sz="4" w:space="0" w:color="000000"/>
              <w:left w:val="single" w:sz="4" w:space="0" w:color="000000"/>
              <w:bottom w:val="single" w:sz="4" w:space="0" w:color="000000"/>
              <w:right w:val="single" w:sz="4" w:space="0" w:color="000000"/>
            </w:tcBorders>
          </w:tcPr>
          <w:p w14:paraId="420626EE" w14:textId="77777777" w:rsidR="00CD5704" w:rsidRDefault="00F36159">
            <w:pPr>
              <w:spacing w:after="0" w:line="259" w:lineRule="auto"/>
              <w:ind w:left="1" w:right="0" w:firstLine="0"/>
            </w:pPr>
            <w:r>
              <w:t xml:space="preserve">kg/h </w:t>
            </w:r>
          </w:p>
        </w:tc>
      </w:tr>
      <w:tr w:rsidR="00CD5704" w14:paraId="00518EFB" w14:textId="77777777">
        <w:trPr>
          <w:trHeight w:val="547"/>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671029B9" w14:textId="77777777" w:rsidR="00CD5704" w:rsidRDefault="00F36159">
            <w:pPr>
              <w:spacing w:after="0" w:line="259" w:lineRule="auto"/>
              <w:ind w:left="0" w:right="0" w:firstLine="0"/>
            </w:pPr>
            <w:r>
              <w:rPr>
                <w:b/>
              </w:rPr>
              <w:t xml:space="preserve">Outlet: S-304 light oil/BTX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721D9CD6" w14:textId="77777777" w:rsidR="00CD5704" w:rsidRDefault="00F36159">
            <w:pPr>
              <w:spacing w:after="0" w:line="259" w:lineRule="auto"/>
              <w:ind w:left="1" w:right="0" w:firstLine="0"/>
            </w:pPr>
            <w:r>
              <w:t xml:space="preserve">100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7516A1FE" w14:textId="77777777" w:rsidR="00CD5704" w:rsidRDefault="00F36159">
            <w:pPr>
              <w:spacing w:after="0" w:line="259" w:lineRule="auto"/>
              <w:ind w:left="1" w:right="0" w:firstLine="0"/>
            </w:pPr>
            <w:r>
              <w:t xml:space="preserve">kg/h </w:t>
            </w:r>
          </w:p>
        </w:tc>
      </w:tr>
      <w:tr w:rsidR="00CD5704" w14:paraId="1919F00E" w14:textId="77777777">
        <w:trPr>
          <w:trHeight w:val="552"/>
        </w:trPr>
        <w:tc>
          <w:tcPr>
            <w:tcW w:w="5640" w:type="dxa"/>
            <w:tcBorders>
              <w:top w:val="single" w:sz="4" w:space="0" w:color="000000"/>
              <w:left w:val="single" w:sz="4" w:space="0" w:color="000000"/>
              <w:bottom w:val="single" w:sz="4" w:space="0" w:color="000000"/>
              <w:right w:val="single" w:sz="4" w:space="0" w:color="000000"/>
            </w:tcBorders>
          </w:tcPr>
          <w:p w14:paraId="53E6D07B" w14:textId="77777777" w:rsidR="00CD5704" w:rsidRDefault="00F36159">
            <w:pPr>
              <w:spacing w:after="0" w:line="259" w:lineRule="auto"/>
              <w:ind w:left="0" w:right="0" w:firstLine="0"/>
            </w:pPr>
            <w:r>
              <w:rPr>
                <w:b/>
              </w:rPr>
              <w:t xml:space="preserve">Outlet: S-401 city gas </w:t>
            </w:r>
          </w:p>
        </w:tc>
        <w:tc>
          <w:tcPr>
            <w:tcW w:w="996" w:type="dxa"/>
            <w:tcBorders>
              <w:top w:val="single" w:sz="4" w:space="0" w:color="000000"/>
              <w:left w:val="single" w:sz="4" w:space="0" w:color="000000"/>
              <w:bottom w:val="single" w:sz="4" w:space="0" w:color="000000"/>
              <w:right w:val="single" w:sz="4" w:space="0" w:color="000000"/>
            </w:tcBorders>
          </w:tcPr>
          <w:p w14:paraId="58D8D959" w14:textId="77777777" w:rsidR="00CD5704" w:rsidRDefault="00F36159">
            <w:pPr>
              <w:spacing w:after="0" w:line="259" w:lineRule="auto"/>
              <w:ind w:left="1" w:right="0" w:firstLine="0"/>
            </w:pPr>
            <w:r>
              <w:t xml:space="preserve">4883.8 </w:t>
            </w:r>
          </w:p>
        </w:tc>
        <w:tc>
          <w:tcPr>
            <w:tcW w:w="923" w:type="dxa"/>
            <w:tcBorders>
              <w:top w:val="single" w:sz="4" w:space="0" w:color="000000"/>
              <w:left w:val="single" w:sz="4" w:space="0" w:color="000000"/>
              <w:bottom w:val="single" w:sz="4" w:space="0" w:color="000000"/>
              <w:right w:val="single" w:sz="4" w:space="0" w:color="000000"/>
            </w:tcBorders>
          </w:tcPr>
          <w:p w14:paraId="12170B51" w14:textId="77777777" w:rsidR="00CD5704" w:rsidRDefault="00F36159">
            <w:pPr>
              <w:spacing w:after="0" w:line="259" w:lineRule="auto"/>
              <w:ind w:left="1" w:right="0" w:firstLine="0"/>
            </w:pPr>
            <w:r>
              <w:t xml:space="preserve">kg/h </w:t>
            </w:r>
          </w:p>
        </w:tc>
      </w:tr>
      <w:tr w:rsidR="00CD5704" w14:paraId="65217D11" w14:textId="77777777">
        <w:trPr>
          <w:trHeight w:val="548"/>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131B0375" w14:textId="77777777" w:rsidR="00CD5704" w:rsidRDefault="00F36159">
            <w:pPr>
              <w:spacing w:after="0" w:line="259" w:lineRule="auto"/>
              <w:ind w:left="0" w:right="0" w:firstLine="0"/>
            </w:pPr>
            <w:r>
              <w:rPr>
                <w:b/>
              </w:rPr>
              <w:t xml:space="preserve">Outlet: S-402 ash + char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0E606617" w14:textId="77777777" w:rsidR="00CD5704" w:rsidRDefault="00F36159">
            <w:pPr>
              <w:spacing w:after="0" w:line="259" w:lineRule="auto"/>
              <w:ind w:left="1" w:right="0" w:firstLine="0"/>
            </w:pPr>
            <w:r>
              <w:t xml:space="preserve">711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233937E1" w14:textId="77777777" w:rsidR="00CD5704" w:rsidRDefault="00F36159">
            <w:pPr>
              <w:spacing w:after="0" w:line="259" w:lineRule="auto"/>
              <w:ind w:left="1" w:right="0" w:firstLine="0"/>
            </w:pPr>
            <w:r>
              <w:t xml:space="preserve">kg/h </w:t>
            </w:r>
          </w:p>
        </w:tc>
      </w:tr>
      <w:tr w:rsidR="00CD5704" w14:paraId="10B97A26" w14:textId="77777777">
        <w:trPr>
          <w:trHeight w:val="552"/>
        </w:trPr>
        <w:tc>
          <w:tcPr>
            <w:tcW w:w="5640" w:type="dxa"/>
            <w:tcBorders>
              <w:top w:val="single" w:sz="4" w:space="0" w:color="000000"/>
              <w:left w:val="single" w:sz="4" w:space="0" w:color="000000"/>
              <w:bottom w:val="single" w:sz="4" w:space="0" w:color="000000"/>
              <w:right w:val="single" w:sz="4" w:space="0" w:color="000000"/>
            </w:tcBorders>
          </w:tcPr>
          <w:p w14:paraId="50C7D635" w14:textId="77777777" w:rsidR="00CD5704" w:rsidRDefault="00F36159">
            <w:pPr>
              <w:spacing w:after="0" w:line="259" w:lineRule="auto"/>
              <w:ind w:left="0" w:right="0" w:firstLine="0"/>
            </w:pPr>
            <w:r>
              <w:rPr>
                <w:b/>
              </w:rPr>
              <w:t xml:space="preserve">Total out </w:t>
            </w:r>
          </w:p>
        </w:tc>
        <w:tc>
          <w:tcPr>
            <w:tcW w:w="996" w:type="dxa"/>
            <w:tcBorders>
              <w:top w:val="single" w:sz="4" w:space="0" w:color="000000"/>
              <w:left w:val="single" w:sz="4" w:space="0" w:color="000000"/>
              <w:bottom w:val="single" w:sz="4" w:space="0" w:color="000000"/>
              <w:right w:val="single" w:sz="4" w:space="0" w:color="000000"/>
            </w:tcBorders>
          </w:tcPr>
          <w:p w14:paraId="1D7191B6" w14:textId="77777777" w:rsidR="00CD5704" w:rsidRDefault="00F36159">
            <w:pPr>
              <w:spacing w:after="0" w:line="259" w:lineRule="auto"/>
              <w:ind w:left="1" w:right="0" w:firstLine="0"/>
            </w:pPr>
            <w:r>
              <w:t xml:space="preserve">16100.8 </w:t>
            </w:r>
          </w:p>
        </w:tc>
        <w:tc>
          <w:tcPr>
            <w:tcW w:w="923" w:type="dxa"/>
            <w:tcBorders>
              <w:top w:val="single" w:sz="4" w:space="0" w:color="000000"/>
              <w:left w:val="single" w:sz="4" w:space="0" w:color="000000"/>
              <w:bottom w:val="single" w:sz="4" w:space="0" w:color="000000"/>
              <w:right w:val="single" w:sz="4" w:space="0" w:color="000000"/>
            </w:tcBorders>
          </w:tcPr>
          <w:p w14:paraId="28EFC085" w14:textId="77777777" w:rsidR="00CD5704" w:rsidRDefault="00F36159">
            <w:pPr>
              <w:spacing w:after="0" w:line="259" w:lineRule="auto"/>
              <w:ind w:left="1" w:right="0" w:firstLine="0"/>
            </w:pPr>
            <w:r>
              <w:t xml:space="preserve">kg/h </w:t>
            </w:r>
          </w:p>
        </w:tc>
      </w:tr>
      <w:tr w:rsidR="00CD5704" w14:paraId="6F173D59" w14:textId="77777777">
        <w:trPr>
          <w:trHeight w:val="547"/>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368FB063" w14:textId="77777777" w:rsidR="00CD5704" w:rsidRDefault="00F36159">
            <w:pPr>
              <w:spacing w:after="0" w:line="259" w:lineRule="auto"/>
              <w:ind w:left="0" w:right="0" w:firstLine="0"/>
            </w:pPr>
            <w:r>
              <w:rPr>
                <w:b/>
              </w:rPr>
              <w:t xml:space="preserve">Absolute imbalance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416EA2BA" w14:textId="77777777" w:rsidR="00CD5704" w:rsidRDefault="00F36159">
            <w:pPr>
              <w:spacing w:after="0" w:line="259" w:lineRule="auto"/>
              <w:ind w:left="1" w:right="0" w:firstLine="0"/>
            </w:pPr>
            <w:r>
              <w:t xml:space="preserve">0.8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4C658E77" w14:textId="77777777" w:rsidR="00CD5704" w:rsidRDefault="00F36159">
            <w:pPr>
              <w:spacing w:after="0" w:line="259" w:lineRule="auto"/>
              <w:ind w:left="1" w:right="0" w:firstLine="0"/>
            </w:pPr>
            <w:r>
              <w:t xml:space="preserve">kg/h </w:t>
            </w:r>
          </w:p>
        </w:tc>
      </w:tr>
      <w:tr w:rsidR="00CD5704" w14:paraId="4DEDB347" w14:textId="77777777">
        <w:trPr>
          <w:trHeight w:val="554"/>
        </w:trPr>
        <w:tc>
          <w:tcPr>
            <w:tcW w:w="5640" w:type="dxa"/>
            <w:tcBorders>
              <w:top w:val="single" w:sz="4" w:space="0" w:color="000000"/>
              <w:left w:val="single" w:sz="4" w:space="0" w:color="000000"/>
              <w:bottom w:val="single" w:sz="4" w:space="0" w:color="000000"/>
              <w:right w:val="single" w:sz="4" w:space="0" w:color="000000"/>
            </w:tcBorders>
          </w:tcPr>
          <w:p w14:paraId="69998287" w14:textId="77777777" w:rsidR="00CD5704" w:rsidRDefault="00F36159">
            <w:pPr>
              <w:spacing w:after="0" w:line="259" w:lineRule="auto"/>
              <w:ind w:left="0" w:right="0" w:firstLine="0"/>
            </w:pPr>
            <w:r>
              <w:rPr>
                <w:b/>
              </w:rPr>
              <w:t xml:space="preserve">Mass closure error </w:t>
            </w:r>
          </w:p>
        </w:tc>
        <w:tc>
          <w:tcPr>
            <w:tcW w:w="996" w:type="dxa"/>
            <w:tcBorders>
              <w:top w:val="single" w:sz="4" w:space="0" w:color="000000"/>
              <w:left w:val="single" w:sz="4" w:space="0" w:color="000000"/>
              <w:bottom w:val="single" w:sz="4" w:space="0" w:color="000000"/>
              <w:right w:val="single" w:sz="4" w:space="0" w:color="000000"/>
            </w:tcBorders>
          </w:tcPr>
          <w:p w14:paraId="41317758" w14:textId="77777777" w:rsidR="00CD5704" w:rsidRDefault="00F36159">
            <w:pPr>
              <w:spacing w:after="0" w:line="259" w:lineRule="auto"/>
              <w:ind w:left="1" w:right="0" w:firstLine="0"/>
            </w:pPr>
            <w:r>
              <w:t xml:space="preserve">0.005 </w:t>
            </w:r>
          </w:p>
        </w:tc>
        <w:tc>
          <w:tcPr>
            <w:tcW w:w="923" w:type="dxa"/>
            <w:tcBorders>
              <w:top w:val="single" w:sz="4" w:space="0" w:color="000000"/>
              <w:left w:val="single" w:sz="4" w:space="0" w:color="000000"/>
              <w:bottom w:val="single" w:sz="4" w:space="0" w:color="000000"/>
              <w:right w:val="single" w:sz="4" w:space="0" w:color="000000"/>
            </w:tcBorders>
          </w:tcPr>
          <w:p w14:paraId="21BC3FF1" w14:textId="77777777" w:rsidR="00CD5704" w:rsidRDefault="00F36159">
            <w:pPr>
              <w:spacing w:after="0" w:line="259" w:lineRule="auto"/>
              <w:ind w:left="1" w:right="0" w:firstLine="0"/>
            </w:pPr>
            <w:r>
              <w:t xml:space="preserve">percent </w:t>
            </w:r>
          </w:p>
        </w:tc>
      </w:tr>
      <w:tr w:rsidR="00CD5704" w14:paraId="4CEAAFB9" w14:textId="77777777">
        <w:trPr>
          <w:trHeight w:val="547"/>
        </w:trPr>
        <w:tc>
          <w:tcPr>
            <w:tcW w:w="5640" w:type="dxa"/>
            <w:tcBorders>
              <w:top w:val="single" w:sz="4" w:space="0" w:color="000000"/>
              <w:left w:val="single" w:sz="4" w:space="0" w:color="000000"/>
              <w:bottom w:val="single" w:sz="4" w:space="0" w:color="000000"/>
              <w:right w:val="single" w:sz="4" w:space="0" w:color="000000"/>
            </w:tcBorders>
            <w:shd w:val="clear" w:color="auto" w:fill="C1E4F5"/>
          </w:tcPr>
          <w:p w14:paraId="33038382" w14:textId="77777777" w:rsidR="00CD5704" w:rsidRDefault="00F36159">
            <w:pPr>
              <w:spacing w:after="0" w:line="259" w:lineRule="auto"/>
              <w:ind w:left="0" w:right="0" w:firstLine="0"/>
            </w:pPr>
            <w:r>
              <w:rPr>
                <w:b/>
              </w:rPr>
              <w:t xml:space="preserve">Rubric target </w:t>
            </w:r>
          </w:p>
        </w:tc>
        <w:tc>
          <w:tcPr>
            <w:tcW w:w="996" w:type="dxa"/>
            <w:tcBorders>
              <w:top w:val="single" w:sz="4" w:space="0" w:color="000000"/>
              <w:left w:val="single" w:sz="4" w:space="0" w:color="000000"/>
              <w:bottom w:val="single" w:sz="4" w:space="0" w:color="000000"/>
              <w:right w:val="single" w:sz="4" w:space="0" w:color="000000"/>
            </w:tcBorders>
            <w:shd w:val="clear" w:color="auto" w:fill="C1E4F5"/>
          </w:tcPr>
          <w:p w14:paraId="28D8EE77" w14:textId="77777777" w:rsidR="00CD5704" w:rsidRDefault="00F36159">
            <w:pPr>
              <w:spacing w:after="0" w:line="259" w:lineRule="auto"/>
              <w:ind w:left="1" w:right="0" w:firstLine="0"/>
            </w:pPr>
            <w:r>
              <w:t xml:space="preserve">≤ 2 </w:t>
            </w:r>
          </w:p>
        </w:tc>
        <w:tc>
          <w:tcPr>
            <w:tcW w:w="923" w:type="dxa"/>
            <w:tcBorders>
              <w:top w:val="single" w:sz="4" w:space="0" w:color="000000"/>
              <w:left w:val="single" w:sz="4" w:space="0" w:color="000000"/>
              <w:bottom w:val="single" w:sz="4" w:space="0" w:color="000000"/>
              <w:right w:val="single" w:sz="4" w:space="0" w:color="000000"/>
            </w:tcBorders>
            <w:shd w:val="clear" w:color="auto" w:fill="C1E4F5"/>
          </w:tcPr>
          <w:p w14:paraId="254115B6" w14:textId="77777777" w:rsidR="00CD5704" w:rsidRDefault="00F36159">
            <w:pPr>
              <w:spacing w:after="0" w:line="259" w:lineRule="auto"/>
              <w:ind w:left="1" w:right="0" w:firstLine="0"/>
            </w:pPr>
            <w:r>
              <w:t xml:space="preserve">percent </w:t>
            </w:r>
          </w:p>
        </w:tc>
      </w:tr>
    </w:tbl>
    <w:p w14:paraId="6264266B" w14:textId="77777777" w:rsidR="00CD5704" w:rsidRDefault="00F36159">
      <w:pPr>
        <w:spacing w:after="112" w:line="259" w:lineRule="auto"/>
        <w:ind w:left="0" w:right="0" w:firstLine="0"/>
      </w:pPr>
      <w:r>
        <w:rPr>
          <w:i/>
        </w:rPr>
        <w:t xml:space="preserve"> </w:t>
      </w:r>
    </w:p>
    <w:p w14:paraId="3722CB63" w14:textId="77777777" w:rsidR="00CD5704" w:rsidRDefault="00F36159">
      <w:pPr>
        <w:spacing w:after="0" w:line="259" w:lineRule="auto"/>
        <w:ind w:right="1870"/>
        <w:jc w:val="right"/>
      </w:pPr>
      <w:r>
        <w:rPr>
          <w:i/>
        </w:rPr>
        <w:t xml:space="preserve">Table 7. Energy-balance closure summary on an HHV plus sensible-enthalpy basis. </w:t>
      </w:r>
    </w:p>
    <w:p w14:paraId="4CE159C0" w14:textId="77777777" w:rsidR="00CD5704" w:rsidRDefault="00F36159">
      <w:pPr>
        <w:spacing w:after="0" w:line="259" w:lineRule="auto"/>
        <w:ind w:left="0" w:right="479" w:firstLine="0"/>
        <w:jc w:val="center"/>
      </w:pPr>
      <w:r>
        <w:rPr>
          <w:sz w:val="12"/>
        </w:rPr>
        <w:t xml:space="preserve"> </w:t>
      </w:r>
    </w:p>
    <w:tbl>
      <w:tblPr>
        <w:tblStyle w:val="TableGrid"/>
        <w:tblW w:w="10790" w:type="dxa"/>
        <w:tblInd w:w="6" w:type="dxa"/>
        <w:tblCellMar>
          <w:top w:w="60" w:type="dxa"/>
          <w:left w:w="107" w:type="dxa"/>
          <w:right w:w="47" w:type="dxa"/>
        </w:tblCellMar>
        <w:tblLook w:val="04A0" w:firstRow="1" w:lastRow="0" w:firstColumn="1" w:lastColumn="0" w:noHBand="0" w:noVBand="1"/>
      </w:tblPr>
      <w:tblGrid>
        <w:gridCol w:w="4284"/>
        <w:gridCol w:w="3365"/>
        <w:gridCol w:w="1966"/>
        <w:gridCol w:w="1175"/>
      </w:tblGrid>
      <w:tr w:rsidR="00CD5704" w14:paraId="771D4EF5" w14:textId="77777777">
        <w:trPr>
          <w:trHeight w:val="837"/>
        </w:trPr>
        <w:tc>
          <w:tcPr>
            <w:tcW w:w="4284" w:type="dxa"/>
            <w:tcBorders>
              <w:top w:val="single" w:sz="4" w:space="0" w:color="000000"/>
              <w:left w:val="single" w:sz="4" w:space="0" w:color="000000"/>
              <w:bottom w:val="single" w:sz="4" w:space="0" w:color="000000"/>
              <w:right w:val="single" w:sz="4" w:space="0" w:color="000000"/>
            </w:tcBorders>
            <w:shd w:val="clear" w:color="auto" w:fill="156082"/>
          </w:tcPr>
          <w:p w14:paraId="7C3CEAD8" w14:textId="77777777" w:rsidR="00CD5704" w:rsidRDefault="00F36159">
            <w:pPr>
              <w:spacing w:after="0" w:line="259" w:lineRule="auto"/>
              <w:ind w:left="0" w:right="0" w:firstLine="0"/>
            </w:pPr>
            <w:r>
              <w:rPr>
                <w:b/>
                <w:color w:val="FFFFFF"/>
              </w:rPr>
              <w:t xml:space="preserve">Energy stream </w:t>
            </w:r>
          </w:p>
        </w:tc>
        <w:tc>
          <w:tcPr>
            <w:tcW w:w="3365" w:type="dxa"/>
            <w:tcBorders>
              <w:top w:val="single" w:sz="4" w:space="0" w:color="000000"/>
              <w:left w:val="single" w:sz="4" w:space="0" w:color="000000"/>
              <w:bottom w:val="single" w:sz="4" w:space="0" w:color="000000"/>
              <w:right w:val="single" w:sz="4" w:space="0" w:color="000000"/>
            </w:tcBorders>
            <w:shd w:val="clear" w:color="auto" w:fill="156082"/>
          </w:tcPr>
          <w:p w14:paraId="480A6757" w14:textId="77777777" w:rsidR="00CD5704" w:rsidRDefault="00F36159">
            <w:pPr>
              <w:spacing w:after="0" w:line="259" w:lineRule="auto"/>
              <w:ind w:left="1" w:right="0" w:firstLine="0"/>
            </w:pPr>
            <w:r>
              <w:rPr>
                <w:b/>
                <w:color w:val="FFFFFF"/>
              </w:rPr>
              <w:t xml:space="preserve">Basis </w:t>
            </w:r>
          </w:p>
        </w:tc>
        <w:tc>
          <w:tcPr>
            <w:tcW w:w="1966" w:type="dxa"/>
            <w:tcBorders>
              <w:top w:val="single" w:sz="4" w:space="0" w:color="000000"/>
              <w:left w:val="single" w:sz="4" w:space="0" w:color="000000"/>
              <w:bottom w:val="single" w:sz="4" w:space="0" w:color="000000"/>
              <w:right w:val="single" w:sz="4" w:space="0" w:color="000000"/>
            </w:tcBorders>
            <w:shd w:val="clear" w:color="auto" w:fill="156082"/>
          </w:tcPr>
          <w:p w14:paraId="522B4CA5" w14:textId="77777777" w:rsidR="00CD5704" w:rsidRDefault="00F36159">
            <w:pPr>
              <w:spacing w:after="115" w:line="259" w:lineRule="auto"/>
              <w:ind w:left="1" w:right="0" w:firstLine="0"/>
            </w:pPr>
            <w:r>
              <w:rPr>
                <w:b/>
                <w:color w:val="FFFFFF"/>
              </w:rPr>
              <w:t xml:space="preserve">Value (GJ/h or </w:t>
            </w:r>
          </w:p>
          <w:p w14:paraId="62284030" w14:textId="77777777" w:rsidR="00CD5704" w:rsidRDefault="00F36159">
            <w:pPr>
              <w:spacing w:after="0" w:line="259" w:lineRule="auto"/>
              <w:ind w:left="1" w:right="0" w:firstLine="0"/>
            </w:pPr>
            <w:r>
              <w:rPr>
                <w:b/>
                <w:color w:val="FFFFFF"/>
              </w:rPr>
              <w:t xml:space="preserve">%) </w:t>
            </w:r>
          </w:p>
        </w:tc>
        <w:tc>
          <w:tcPr>
            <w:tcW w:w="1175" w:type="dxa"/>
            <w:tcBorders>
              <w:top w:val="single" w:sz="4" w:space="0" w:color="000000"/>
              <w:left w:val="single" w:sz="4" w:space="0" w:color="000000"/>
              <w:bottom w:val="single" w:sz="4" w:space="0" w:color="000000"/>
              <w:right w:val="single" w:sz="4" w:space="0" w:color="000000"/>
            </w:tcBorders>
            <w:shd w:val="clear" w:color="auto" w:fill="156082"/>
          </w:tcPr>
          <w:p w14:paraId="3D336102" w14:textId="77777777" w:rsidR="00CD5704" w:rsidRDefault="00F36159">
            <w:pPr>
              <w:spacing w:after="0" w:line="259" w:lineRule="auto"/>
              <w:ind w:left="1" w:right="0" w:firstLine="0"/>
            </w:pPr>
            <w:r>
              <w:rPr>
                <w:b/>
                <w:color w:val="FFFFFF"/>
              </w:rPr>
              <w:t xml:space="preserve">Direction </w:t>
            </w:r>
          </w:p>
        </w:tc>
      </w:tr>
      <w:tr w:rsidR="00CD5704" w14:paraId="73B00F3F" w14:textId="77777777">
        <w:trPr>
          <w:trHeight w:val="548"/>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3A6B06EA" w14:textId="77777777" w:rsidR="00CD5704" w:rsidRDefault="00F36159">
            <w:pPr>
              <w:spacing w:after="0" w:line="259" w:lineRule="auto"/>
              <w:ind w:left="0" w:right="0" w:firstLine="0"/>
            </w:pPr>
            <w:r>
              <w:rPr>
                <w:b/>
              </w:rPr>
              <w:t xml:space="preserve">Inlet: coal HHV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36F506DD" w14:textId="77777777" w:rsidR="00CD5704" w:rsidRDefault="00F36159">
            <w:pPr>
              <w:spacing w:after="0" w:line="259" w:lineRule="auto"/>
              <w:ind w:left="1" w:right="0" w:firstLine="0"/>
            </w:pPr>
            <w:r>
              <w:t xml:space="preserve">7,100 kg/h × 20 MJ/kg </w:t>
            </w: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71152D8A" w14:textId="77777777" w:rsidR="00CD5704" w:rsidRDefault="00F36159">
            <w:pPr>
              <w:spacing w:after="0" w:line="259" w:lineRule="auto"/>
              <w:ind w:left="1" w:right="0" w:firstLine="0"/>
            </w:pPr>
            <w:r>
              <w:t xml:space="preserve">142.0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5480FE7E" w14:textId="77777777" w:rsidR="00CD5704" w:rsidRDefault="00F36159">
            <w:pPr>
              <w:spacing w:after="0" w:line="259" w:lineRule="auto"/>
              <w:ind w:left="1" w:right="0" w:firstLine="0"/>
            </w:pPr>
            <w:r>
              <w:t xml:space="preserve">IN </w:t>
            </w:r>
          </w:p>
        </w:tc>
      </w:tr>
      <w:tr w:rsidR="00CD5704" w14:paraId="7884B249" w14:textId="77777777">
        <w:trPr>
          <w:trHeight w:val="841"/>
        </w:trPr>
        <w:tc>
          <w:tcPr>
            <w:tcW w:w="4284" w:type="dxa"/>
            <w:tcBorders>
              <w:top w:val="single" w:sz="4" w:space="0" w:color="000000"/>
              <w:left w:val="single" w:sz="4" w:space="0" w:color="000000"/>
              <w:bottom w:val="single" w:sz="4" w:space="0" w:color="000000"/>
              <w:right w:val="single" w:sz="4" w:space="0" w:color="000000"/>
            </w:tcBorders>
          </w:tcPr>
          <w:p w14:paraId="4445DE2B" w14:textId="77777777" w:rsidR="00CD5704" w:rsidRDefault="00F36159">
            <w:pPr>
              <w:spacing w:after="0" w:line="259" w:lineRule="auto"/>
              <w:ind w:left="0" w:right="0" w:firstLine="0"/>
            </w:pPr>
            <w:r>
              <w:rPr>
                <w:b/>
              </w:rPr>
              <w:lastRenderedPageBreak/>
              <w:t xml:space="preserve">Inlet: steam sensible/latent enthalpy </w:t>
            </w:r>
          </w:p>
        </w:tc>
        <w:tc>
          <w:tcPr>
            <w:tcW w:w="3365" w:type="dxa"/>
            <w:tcBorders>
              <w:top w:val="single" w:sz="4" w:space="0" w:color="000000"/>
              <w:left w:val="single" w:sz="4" w:space="0" w:color="000000"/>
              <w:bottom w:val="single" w:sz="4" w:space="0" w:color="000000"/>
              <w:right w:val="single" w:sz="4" w:space="0" w:color="000000"/>
            </w:tcBorders>
            <w:vAlign w:val="bottom"/>
          </w:tcPr>
          <w:p w14:paraId="4769023E" w14:textId="77777777" w:rsidR="00CD5704" w:rsidRDefault="00F36159">
            <w:pPr>
              <w:spacing w:after="115" w:line="259" w:lineRule="auto"/>
              <w:ind w:left="1" w:right="0" w:firstLine="0"/>
            </w:pPr>
            <w:r>
              <w:t xml:space="preserve">9000 kg/h × 2778 </w:t>
            </w:r>
          </w:p>
          <w:p w14:paraId="2287F092" w14:textId="77777777" w:rsidR="00CD5704" w:rsidRDefault="00F36159">
            <w:pPr>
              <w:spacing w:after="0" w:line="259" w:lineRule="auto"/>
              <w:ind w:left="1" w:right="0" w:firstLine="0"/>
            </w:pPr>
            <w:r>
              <w:t xml:space="preserve">kJ/kg/1,000,000 </w:t>
            </w:r>
          </w:p>
          <w:p w14:paraId="5424E808" w14:textId="77777777" w:rsidR="00CD5704" w:rsidRDefault="00F36159">
            <w:pPr>
              <w:spacing w:after="0" w:line="259" w:lineRule="auto"/>
              <w:ind w:left="1" w:right="0" w:firstLine="0"/>
            </w:pPr>
            <w:r>
              <w:t xml:space="preserve"> </w:t>
            </w:r>
          </w:p>
        </w:tc>
        <w:tc>
          <w:tcPr>
            <w:tcW w:w="1966" w:type="dxa"/>
            <w:tcBorders>
              <w:top w:val="single" w:sz="4" w:space="0" w:color="000000"/>
              <w:left w:val="single" w:sz="4" w:space="0" w:color="000000"/>
              <w:bottom w:val="single" w:sz="4" w:space="0" w:color="000000"/>
              <w:right w:val="single" w:sz="4" w:space="0" w:color="000000"/>
            </w:tcBorders>
          </w:tcPr>
          <w:p w14:paraId="26E65054" w14:textId="77777777" w:rsidR="00CD5704" w:rsidRDefault="00F36159">
            <w:pPr>
              <w:spacing w:after="0" w:line="259" w:lineRule="auto"/>
              <w:ind w:left="1" w:right="0" w:firstLine="0"/>
            </w:pPr>
            <w:r>
              <w:t xml:space="preserve">25.0 </w:t>
            </w:r>
          </w:p>
        </w:tc>
        <w:tc>
          <w:tcPr>
            <w:tcW w:w="1175" w:type="dxa"/>
            <w:tcBorders>
              <w:top w:val="single" w:sz="4" w:space="0" w:color="000000"/>
              <w:left w:val="single" w:sz="4" w:space="0" w:color="000000"/>
              <w:bottom w:val="single" w:sz="4" w:space="0" w:color="000000"/>
              <w:right w:val="single" w:sz="4" w:space="0" w:color="000000"/>
            </w:tcBorders>
          </w:tcPr>
          <w:p w14:paraId="6CA45CB0" w14:textId="77777777" w:rsidR="00CD5704" w:rsidRDefault="00F36159">
            <w:pPr>
              <w:spacing w:after="0" w:line="259" w:lineRule="auto"/>
              <w:ind w:left="1" w:right="0" w:firstLine="0"/>
            </w:pPr>
            <w:r>
              <w:t xml:space="preserve">IN </w:t>
            </w:r>
          </w:p>
        </w:tc>
      </w:tr>
      <w:tr w:rsidR="00CD5704" w14:paraId="596D368D" w14:textId="77777777">
        <w:trPr>
          <w:trHeight w:val="548"/>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15B89F85" w14:textId="77777777" w:rsidR="00CD5704" w:rsidRDefault="00F36159">
            <w:pPr>
              <w:spacing w:after="0" w:line="259" w:lineRule="auto"/>
              <w:ind w:left="0" w:right="0" w:firstLine="0"/>
            </w:pPr>
            <w:r>
              <w:rPr>
                <w:b/>
              </w:rPr>
              <w:t xml:space="preserve">Total energy in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66CC74AD" w14:textId="77777777" w:rsidR="00CD5704" w:rsidRDefault="00CD5704">
            <w:pPr>
              <w:spacing w:after="160" w:line="259" w:lineRule="auto"/>
              <w:ind w:left="0" w:right="0" w:firstLine="0"/>
            </w:pP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4CA4F600" w14:textId="77777777" w:rsidR="00CD5704" w:rsidRDefault="00F36159">
            <w:pPr>
              <w:spacing w:after="0" w:line="259" w:lineRule="auto"/>
              <w:ind w:left="1" w:right="0" w:firstLine="0"/>
            </w:pPr>
            <w:r>
              <w:t xml:space="preserve">167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6F7E4014" w14:textId="77777777" w:rsidR="00CD5704" w:rsidRDefault="00F36159">
            <w:pPr>
              <w:spacing w:after="0" w:line="259" w:lineRule="auto"/>
              <w:ind w:left="1" w:right="0" w:firstLine="0"/>
            </w:pPr>
            <w:r>
              <w:t xml:space="preserve">IN </w:t>
            </w:r>
          </w:p>
        </w:tc>
      </w:tr>
      <w:tr w:rsidR="00CD5704" w14:paraId="5622BD3B" w14:textId="77777777">
        <w:trPr>
          <w:trHeight w:val="552"/>
        </w:trPr>
        <w:tc>
          <w:tcPr>
            <w:tcW w:w="4284" w:type="dxa"/>
            <w:tcBorders>
              <w:top w:val="single" w:sz="4" w:space="0" w:color="000000"/>
              <w:left w:val="single" w:sz="4" w:space="0" w:color="000000"/>
              <w:bottom w:val="single" w:sz="4" w:space="0" w:color="000000"/>
              <w:right w:val="single" w:sz="4" w:space="0" w:color="000000"/>
            </w:tcBorders>
          </w:tcPr>
          <w:p w14:paraId="4DD29FA8" w14:textId="77777777" w:rsidR="00CD5704" w:rsidRDefault="00F36159">
            <w:pPr>
              <w:spacing w:after="0" w:line="259" w:lineRule="auto"/>
              <w:ind w:left="0" w:right="0" w:firstLine="0"/>
            </w:pPr>
            <w:r>
              <w:rPr>
                <w:b/>
              </w:rPr>
              <w:t xml:space="preserve">Outlet: city-gas HHV </w:t>
            </w:r>
          </w:p>
        </w:tc>
        <w:tc>
          <w:tcPr>
            <w:tcW w:w="3365" w:type="dxa"/>
            <w:tcBorders>
              <w:top w:val="single" w:sz="4" w:space="0" w:color="000000"/>
              <w:left w:val="single" w:sz="4" w:space="0" w:color="000000"/>
              <w:bottom w:val="single" w:sz="4" w:space="0" w:color="000000"/>
              <w:right w:val="single" w:sz="4" w:space="0" w:color="000000"/>
            </w:tcBorders>
          </w:tcPr>
          <w:p w14:paraId="2443C11B" w14:textId="77777777" w:rsidR="00CD5704" w:rsidRDefault="00F36159">
            <w:pPr>
              <w:spacing w:after="0" w:line="259" w:lineRule="auto"/>
              <w:ind w:left="1" w:right="0" w:firstLine="0"/>
            </w:pPr>
            <w:r>
              <w:t xml:space="preserve">170,000 Nm³/day × 12 MJ/Nm³ </w:t>
            </w:r>
          </w:p>
        </w:tc>
        <w:tc>
          <w:tcPr>
            <w:tcW w:w="1966" w:type="dxa"/>
            <w:tcBorders>
              <w:top w:val="single" w:sz="4" w:space="0" w:color="000000"/>
              <w:left w:val="single" w:sz="4" w:space="0" w:color="000000"/>
              <w:bottom w:val="single" w:sz="4" w:space="0" w:color="000000"/>
              <w:right w:val="single" w:sz="4" w:space="0" w:color="000000"/>
            </w:tcBorders>
          </w:tcPr>
          <w:p w14:paraId="5653F0D0" w14:textId="77777777" w:rsidR="00CD5704" w:rsidRDefault="00F36159">
            <w:pPr>
              <w:spacing w:after="0" w:line="259" w:lineRule="auto"/>
              <w:ind w:left="1" w:right="0" w:firstLine="0"/>
            </w:pPr>
            <w:r>
              <w:t xml:space="preserve">85.0 </w:t>
            </w:r>
          </w:p>
        </w:tc>
        <w:tc>
          <w:tcPr>
            <w:tcW w:w="1175" w:type="dxa"/>
            <w:tcBorders>
              <w:top w:val="single" w:sz="4" w:space="0" w:color="000000"/>
              <w:left w:val="single" w:sz="4" w:space="0" w:color="000000"/>
              <w:bottom w:val="single" w:sz="4" w:space="0" w:color="000000"/>
              <w:right w:val="single" w:sz="4" w:space="0" w:color="000000"/>
            </w:tcBorders>
          </w:tcPr>
          <w:p w14:paraId="6D4A4AC1" w14:textId="77777777" w:rsidR="00CD5704" w:rsidRDefault="00F36159">
            <w:pPr>
              <w:spacing w:after="0" w:line="259" w:lineRule="auto"/>
              <w:ind w:left="1" w:right="0" w:firstLine="0"/>
            </w:pPr>
            <w:r>
              <w:t xml:space="preserve">OUT </w:t>
            </w:r>
          </w:p>
        </w:tc>
      </w:tr>
      <w:tr w:rsidR="00CD5704" w14:paraId="02B69291" w14:textId="77777777">
        <w:trPr>
          <w:trHeight w:val="548"/>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0DC268AA" w14:textId="77777777" w:rsidR="00CD5704" w:rsidRDefault="00F36159">
            <w:pPr>
              <w:spacing w:after="0" w:line="259" w:lineRule="auto"/>
              <w:ind w:left="0" w:right="0" w:firstLine="0"/>
            </w:pPr>
            <w:r>
              <w:rPr>
                <w:b/>
              </w:rPr>
              <w:t xml:space="preserve">Outlet: tar HHV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7635E845" w14:textId="77777777" w:rsidR="00CD5704" w:rsidRDefault="00F36159">
            <w:pPr>
              <w:spacing w:after="0" w:line="259" w:lineRule="auto"/>
              <w:ind w:left="1" w:right="0" w:firstLine="0"/>
            </w:pPr>
            <w:r>
              <w:t xml:space="preserve">280 kg/h × 36 MJ/kg </w:t>
            </w: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0D1C86D8" w14:textId="77777777" w:rsidR="00CD5704" w:rsidRDefault="00F36159">
            <w:pPr>
              <w:spacing w:after="0" w:line="259" w:lineRule="auto"/>
              <w:ind w:left="1" w:right="0" w:firstLine="0"/>
            </w:pPr>
            <w:r>
              <w:t xml:space="preserve">10.1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1A6DD5FA" w14:textId="77777777" w:rsidR="00CD5704" w:rsidRDefault="00F36159">
            <w:pPr>
              <w:spacing w:after="0" w:line="259" w:lineRule="auto"/>
              <w:ind w:left="1" w:right="0" w:firstLine="0"/>
            </w:pPr>
            <w:r>
              <w:t xml:space="preserve">OUT </w:t>
            </w:r>
          </w:p>
        </w:tc>
      </w:tr>
      <w:tr w:rsidR="00CD5704" w14:paraId="157F10BA" w14:textId="77777777">
        <w:trPr>
          <w:trHeight w:val="552"/>
        </w:trPr>
        <w:tc>
          <w:tcPr>
            <w:tcW w:w="4284" w:type="dxa"/>
            <w:tcBorders>
              <w:top w:val="single" w:sz="4" w:space="0" w:color="000000"/>
              <w:left w:val="single" w:sz="4" w:space="0" w:color="000000"/>
              <w:bottom w:val="single" w:sz="4" w:space="0" w:color="000000"/>
              <w:right w:val="single" w:sz="4" w:space="0" w:color="000000"/>
            </w:tcBorders>
          </w:tcPr>
          <w:p w14:paraId="312187BD" w14:textId="77777777" w:rsidR="00CD5704" w:rsidRDefault="00F36159">
            <w:pPr>
              <w:spacing w:after="0" w:line="259" w:lineRule="auto"/>
              <w:ind w:left="0" w:right="0" w:firstLine="0"/>
            </w:pPr>
            <w:r>
              <w:rPr>
                <w:b/>
              </w:rPr>
              <w:t xml:space="preserve">Outlet: light oil/BTX HHV </w:t>
            </w:r>
          </w:p>
        </w:tc>
        <w:tc>
          <w:tcPr>
            <w:tcW w:w="3365" w:type="dxa"/>
            <w:tcBorders>
              <w:top w:val="single" w:sz="4" w:space="0" w:color="000000"/>
              <w:left w:val="single" w:sz="4" w:space="0" w:color="000000"/>
              <w:bottom w:val="single" w:sz="4" w:space="0" w:color="000000"/>
              <w:right w:val="single" w:sz="4" w:space="0" w:color="000000"/>
            </w:tcBorders>
          </w:tcPr>
          <w:p w14:paraId="6E6126F1" w14:textId="77777777" w:rsidR="00CD5704" w:rsidRDefault="00F36159">
            <w:pPr>
              <w:spacing w:after="0" w:line="259" w:lineRule="auto"/>
              <w:ind w:left="1" w:right="0" w:firstLine="0"/>
            </w:pPr>
            <w:r>
              <w:t xml:space="preserve">100 kg/h × 40 MJ/kg </w:t>
            </w:r>
          </w:p>
        </w:tc>
        <w:tc>
          <w:tcPr>
            <w:tcW w:w="1966" w:type="dxa"/>
            <w:tcBorders>
              <w:top w:val="single" w:sz="4" w:space="0" w:color="000000"/>
              <w:left w:val="single" w:sz="4" w:space="0" w:color="000000"/>
              <w:bottom w:val="single" w:sz="4" w:space="0" w:color="000000"/>
              <w:right w:val="single" w:sz="4" w:space="0" w:color="000000"/>
            </w:tcBorders>
          </w:tcPr>
          <w:p w14:paraId="201FCEC2" w14:textId="77777777" w:rsidR="00CD5704" w:rsidRDefault="00F36159">
            <w:pPr>
              <w:spacing w:after="0" w:line="259" w:lineRule="auto"/>
              <w:ind w:left="1" w:right="0" w:firstLine="0"/>
            </w:pPr>
            <w:r>
              <w:t xml:space="preserve">4.0 </w:t>
            </w:r>
          </w:p>
        </w:tc>
        <w:tc>
          <w:tcPr>
            <w:tcW w:w="1175" w:type="dxa"/>
            <w:tcBorders>
              <w:top w:val="single" w:sz="4" w:space="0" w:color="000000"/>
              <w:left w:val="single" w:sz="4" w:space="0" w:color="000000"/>
              <w:bottom w:val="single" w:sz="4" w:space="0" w:color="000000"/>
              <w:right w:val="single" w:sz="4" w:space="0" w:color="000000"/>
            </w:tcBorders>
          </w:tcPr>
          <w:p w14:paraId="7F4BAED5" w14:textId="77777777" w:rsidR="00CD5704" w:rsidRDefault="00F36159">
            <w:pPr>
              <w:spacing w:after="0" w:line="259" w:lineRule="auto"/>
              <w:ind w:left="1" w:right="0" w:firstLine="0"/>
            </w:pPr>
            <w:r>
              <w:t xml:space="preserve">OUT </w:t>
            </w:r>
          </w:p>
        </w:tc>
      </w:tr>
      <w:tr w:rsidR="00CD5704" w14:paraId="227F02EF" w14:textId="77777777">
        <w:trPr>
          <w:trHeight w:val="835"/>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46B1600D" w14:textId="77777777" w:rsidR="00CD5704" w:rsidRDefault="00F36159">
            <w:pPr>
              <w:spacing w:after="115" w:line="259" w:lineRule="auto"/>
              <w:ind w:left="0" w:right="0" w:firstLine="0"/>
            </w:pPr>
            <w:r>
              <w:rPr>
                <w:b/>
              </w:rPr>
              <w:t xml:space="preserve">Outlet: ash/char chemical + sensible </w:t>
            </w:r>
          </w:p>
          <w:p w14:paraId="1DBE9A35" w14:textId="77777777" w:rsidR="00CD5704" w:rsidRDefault="00F36159">
            <w:pPr>
              <w:spacing w:after="0" w:line="259" w:lineRule="auto"/>
              <w:ind w:left="0" w:right="0" w:firstLine="0"/>
            </w:pPr>
            <w:r>
              <w:rPr>
                <w:b/>
              </w:rPr>
              <w:t xml:space="preserve">term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342EA1AC" w14:textId="77777777" w:rsidR="00CD5704" w:rsidRDefault="00F36159">
            <w:pPr>
              <w:spacing w:after="0" w:line="259" w:lineRule="auto"/>
              <w:ind w:left="1" w:right="0" w:firstLine="0"/>
            </w:pPr>
            <w:r>
              <w:t xml:space="preserve">allocated solid-energy term </w:t>
            </w: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7BFD02B8" w14:textId="77777777" w:rsidR="00CD5704" w:rsidRDefault="00F36159">
            <w:pPr>
              <w:spacing w:after="0" w:line="259" w:lineRule="auto"/>
              <w:ind w:left="1" w:right="0" w:firstLine="0"/>
            </w:pPr>
            <w:r>
              <w:t xml:space="preserve">12.9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345E58BC" w14:textId="77777777" w:rsidR="00CD5704" w:rsidRDefault="00F36159">
            <w:pPr>
              <w:spacing w:after="0" w:line="259" w:lineRule="auto"/>
              <w:ind w:left="1" w:right="0" w:firstLine="0"/>
            </w:pPr>
            <w:r>
              <w:t xml:space="preserve">OUT </w:t>
            </w:r>
          </w:p>
        </w:tc>
      </w:tr>
      <w:tr w:rsidR="00CD5704" w14:paraId="36301350" w14:textId="77777777">
        <w:trPr>
          <w:trHeight w:val="553"/>
        </w:trPr>
        <w:tc>
          <w:tcPr>
            <w:tcW w:w="4284" w:type="dxa"/>
            <w:tcBorders>
              <w:top w:val="single" w:sz="4" w:space="0" w:color="000000"/>
              <w:left w:val="single" w:sz="4" w:space="0" w:color="000000"/>
              <w:bottom w:val="single" w:sz="4" w:space="0" w:color="000000"/>
              <w:right w:val="single" w:sz="4" w:space="0" w:color="000000"/>
            </w:tcBorders>
          </w:tcPr>
          <w:p w14:paraId="7DA04E1B" w14:textId="77777777" w:rsidR="00CD5704" w:rsidRDefault="00F36159">
            <w:pPr>
              <w:spacing w:after="0" w:line="259" w:lineRule="auto"/>
              <w:ind w:left="0" w:right="0" w:firstLine="0"/>
            </w:pPr>
            <w:r>
              <w:rPr>
                <w:b/>
              </w:rPr>
              <w:t xml:space="preserve">Outlet: liquor sensible heat </w:t>
            </w:r>
          </w:p>
        </w:tc>
        <w:tc>
          <w:tcPr>
            <w:tcW w:w="3365" w:type="dxa"/>
            <w:tcBorders>
              <w:top w:val="single" w:sz="4" w:space="0" w:color="000000"/>
              <w:left w:val="single" w:sz="4" w:space="0" w:color="000000"/>
              <w:bottom w:val="single" w:sz="4" w:space="0" w:color="000000"/>
              <w:right w:val="single" w:sz="4" w:space="0" w:color="000000"/>
            </w:tcBorders>
          </w:tcPr>
          <w:p w14:paraId="09E1665C" w14:textId="77777777" w:rsidR="00CD5704" w:rsidRDefault="00F36159">
            <w:pPr>
              <w:spacing w:after="0" w:line="259" w:lineRule="auto"/>
              <w:ind w:left="1" w:right="0" w:firstLine="0"/>
            </w:pPr>
            <w:r>
              <w:t xml:space="preserve">small sensible term above 25 °C </w:t>
            </w:r>
          </w:p>
        </w:tc>
        <w:tc>
          <w:tcPr>
            <w:tcW w:w="1966" w:type="dxa"/>
            <w:tcBorders>
              <w:top w:val="single" w:sz="4" w:space="0" w:color="000000"/>
              <w:left w:val="single" w:sz="4" w:space="0" w:color="000000"/>
              <w:bottom w:val="single" w:sz="4" w:space="0" w:color="000000"/>
              <w:right w:val="single" w:sz="4" w:space="0" w:color="000000"/>
            </w:tcBorders>
          </w:tcPr>
          <w:p w14:paraId="27209756" w14:textId="77777777" w:rsidR="00CD5704" w:rsidRDefault="00F36159">
            <w:pPr>
              <w:spacing w:after="0" w:line="259" w:lineRule="auto"/>
              <w:ind w:left="1" w:right="0" w:firstLine="0"/>
            </w:pPr>
            <w:r>
              <w:t xml:space="preserve">0.3 </w:t>
            </w:r>
          </w:p>
        </w:tc>
        <w:tc>
          <w:tcPr>
            <w:tcW w:w="1175" w:type="dxa"/>
            <w:tcBorders>
              <w:top w:val="single" w:sz="4" w:space="0" w:color="000000"/>
              <w:left w:val="single" w:sz="4" w:space="0" w:color="000000"/>
              <w:bottom w:val="single" w:sz="4" w:space="0" w:color="000000"/>
              <w:right w:val="single" w:sz="4" w:space="0" w:color="000000"/>
            </w:tcBorders>
          </w:tcPr>
          <w:p w14:paraId="285A95C3" w14:textId="77777777" w:rsidR="00CD5704" w:rsidRDefault="00F36159">
            <w:pPr>
              <w:spacing w:after="0" w:line="259" w:lineRule="auto"/>
              <w:ind w:left="1" w:right="0" w:firstLine="0"/>
            </w:pPr>
            <w:r>
              <w:t xml:space="preserve">OUT </w:t>
            </w:r>
          </w:p>
        </w:tc>
      </w:tr>
      <w:tr w:rsidR="00CD5704" w14:paraId="7DE91765" w14:textId="77777777">
        <w:trPr>
          <w:trHeight w:val="836"/>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6D61A3C0" w14:textId="77777777" w:rsidR="00CD5704" w:rsidRDefault="00F36159">
            <w:pPr>
              <w:spacing w:after="0" w:line="259" w:lineRule="auto"/>
              <w:ind w:left="0" w:right="0" w:firstLine="0"/>
            </w:pPr>
            <w:r>
              <w:rPr>
                <w:b/>
              </w:rPr>
              <w:t xml:space="preserve">Utility: raw-gas cooling/condensation duty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55D3E5B9" w14:textId="77777777" w:rsidR="00CD5704" w:rsidRDefault="00F36159">
            <w:pPr>
              <w:spacing w:after="0" w:line="259" w:lineRule="auto"/>
              <w:ind w:left="1" w:right="0" w:firstLine="0"/>
            </w:pPr>
            <w:r>
              <w:t xml:space="preserve">E-201 + cleanup cooling allocation </w:t>
            </w: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3D20D67B" w14:textId="77777777" w:rsidR="00CD5704" w:rsidRDefault="00F36159">
            <w:pPr>
              <w:spacing w:after="0" w:line="259" w:lineRule="auto"/>
              <w:ind w:left="1" w:right="0" w:firstLine="0"/>
            </w:pPr>
            <w:r>
              <w:t xml:space="preserve">52.0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2FD0F238" w14:textId="77777777" w:rsidR="00CD5704" w:rsidRDefault="00F36159">
            <w:pPr>
              <w:spacing w:after="0" w:line="259" w:lineRule="auto"/>
              <w:ind w:left="1" w:right="0" w:firstLine="0"/>
            </w:pPr>
            <w:r>
              <w:t xml:space="preserve">OUT </w:t>
            </w:r>
          </w:p>
        </w:tc>
      </w:tr>
      <w:tr w:rsidR="00CD5704" w14:paraId="1B0F012E" w14:textId="77777777">
        <w:trPr>
          <w:trHeight w:val="552"/>
        </w:trPr>
        <w:tc>
          <w:tcPr>
            <w:tcW w:w="4284" w:type="dxa"/>
            <w:tcBorders>
              <w:top w:val="single" w:sz="4" w:space="0" w:color="000000"/>
              <w:left w:val="single" w:sz="4" w:space="0" w:color="000000"/>
              <w:bottom w:val="single" w:sz="4" w:space="0" w:color="000000"/>
              <w:right w:val="single" w:sz="4" w:space="0" w:color="000000"/>
            </w:tcBorders>
          </w:tcPr>
          <w:p w14:paraId="723381B6" w14:textId="77777777" w:rsidR="00CD5704" w:rsidRDefault="00F36159">
            <w:pPr>
              <w:spacing w:after="0" w:line="259" w:lineRule="auto"/>
              <w:ind w:left="0" w:right="0" w:firstLine="0"/>
            </w:pPr>
            <w:r>
              <w:rPr>
                <w:b/>
              </w:rPr>
              <w:t xml:space="preserve">Calculated heat loss / unmodeled duty </w:t>
            </w:r>
          </w:p>
        </w:tc>
        <w:tc>
          <w:tcPr>
            <w:tcW w:w="3365" w:type="dxa"/>
            <w:tcBorders>
              <w:top w:val="single" w:sz="4" w:space="0" w:color="000000"/>
              <w:left w:val="single" w:sz="4" w:space="0" w:color="000000"/>
              <w:bottom w:val="single" w:sz="4" w:space="0" w:color="000000"/>
              <w:right w:val="single" w:sz="4" w:space="0" w:color="000000"/>
            </w:tcBorders>
            <w:vAlign w:val="bottom"/>
          </w:tcPr>
          <w:p w14:paraId="3D04256B" w14:textId="77777777" w:rsidR="00CD5704" w:rsidRDefault="00F36159">
            <w:pPr>
              <w:spacing w:after="26" w:line="259" w:lineRule="auto"/>
              <w:ind w:left="1" w:right="0" w:firstLine="0"/>
            </w:pPr>
            <w:r>
              <w:t xml:space="preserve">closing term </w:t>
            </w:r>
          </w:p>
          <w:p w14:paraId="631C4EEA" w14:textId="77777777" w:rsidR="00CD5704" w:rsidRDefault="00F36159">
            <w:pPr>
              <w:spacing w:after="0" w:line="259" w:lineRule="auto"/>
              <w:ind w:left="1" w:right="0" w:firstLine="0"/>
            </w:pPr>
            <w:r>
              <w:t xml:space="preserve"> </w:t>
            </w:r>
          </w:p>
        </w:tc>
        <w:tc>
          <w:tcPr>
            <w:tcW w:w="1966" w:type="dxa"/>
            <w:tcBorders>
              <w:top w:val="single" w:sz="4" w:space="0" w:color="000000"/>
              <w:left w:val="single" w:sz="4" w:space="0" w:color="000000"/>
              <w:bottom w:val="single" w:sz="4" w:space="0" w:color="000000"/>
              <w:right w:val="single" w:sz="4" w:space="0" w:color="000000"/>
            </w:tcBorders>
          </w:tcPr>
          <w:p w14:paraId="500C4711" w14:textId="77777777" w:rsidR="00CD5704" w:rsidRDefault="00F36159">
            <w:pPr>
              <w:spacing w:after="0" w:line="259" w:lineRule="auto"/>
              <w:ind w:left="1" w:right="0" w:firstLine="0"/>
            </w:pPr>
            <w:r>
              <w:t xml:space="preserve">2.7 </w:t>
            </w:r>
          </w:p>
        </w:tc>
        <w:tc>
          <w:tcPr>
            <w:tcW w:w="1175" w:type="dxa"/>
            <w:tcBorders>
              <w:top w:val="single" w:sz="4" w:space="0" w:color="000000"/>
              <w:left w:val="single" w:sz="4" w:space="0" w:color="000000"/>
              <w:bottom w:val="single" w:sz="4" w:space="0" w:color="000000"/>
              <w:right w:val="single" w:sz="4" w:space="0" w:color="000000"/>
            </w:tcBorders>
          </w:tcPr>
          <w:p w14:paraId="020F2BC6" w14:textId="77777777" w:rsidR="00CD5704" w:rsidRDefault="00F36159">
            <w:pPr>
              <w:spacing w:after="0" w:line="259" w:lineRule="auto"/>
              <w:ind w:left="1" w:right="0" w:firstLine="0"/>
            </w:pPr>
            <w:r>
              <w:t xml:space="preserve">OUT </w:t>
            </w:r>
          </w:p>
        </w:tc>
      </w:tr>
      <w:tr w:rsidR="00CD5704" w14:paraId="2B0DB513" w14:textId="77777777">
        <w:trPr>
          <w:trHeight w:val="547"/>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29AD08AC" w14:textId="77777777" w:rsidR="00CD5704" w:rsidRDefault="00F36159">
            <w:pPr>
              <w:spacing w:after="0" w:line="259" w:lineRule="auto"/>
              <w:ind w:left="0" w:right="0" w:firstLine="0"/>
            </w:pPr>
            <w:r>
              <w:rPr>
                <w:b/>
              </w:rPr>
              <w:t xml:space="preserve">Total energy out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6E32797C" w14:textId="77777777" w:rsidR="00CD5704" w:rsidRDefault="00CD5704">
            <w:pPr>
              <w:spacing w:after="160" w:line="259" w:lineRule="auto"/>
              <w:ind w:left="0" w:right="0" w:firstLine="0"/>
            </w:pP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216B836F" w14:textId="77777777" w:rsidR="00CD5704" w:rsidRDefault="00F36159">
            <w:pPr>
              <w:spacing w:after="0" w:line="259" w:lineRule="auto"/>
              <w:ind w:left="1" w:right="0" w:firstLine="0"/>
            </w:pPr>
            <w:r>
              <w:t xml:space="preserve">167.0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349DF6B1" w14:textId="77777777" w:rsidR="00CD5704" w:rsidRDefault="00F36159">
            <w:pPr>
              <w:spacing w:after="0" w:line="259" w:lineRule="auto"/>
              <w:ind w:left="1" w:right="0" w:firstLine="0"/>
            </w:pPr>
            <w:r>
              <w:t xml:space="preserve">OUT </w:t>
            </w:r>
          </w:p>
        </w:tc>
      </w:tr>
      <w:tr w:rsidR="00CD5704" w14:paraId="78D9CCA6" w14:textId="77777777">
        <w:trPr>
          <w:trHeight w:val="553"/>
        </w:trPr>
        <w:tc>
          <w:tcPr>
            <w:tcW w:w="4284" w:type="dxa"/>
            <w:tcBorders>
              <w:top w:val="single" w:sz="4" w:space="0" w:color="000000"/>
              <w:left w:val="single" w:sz="4" w:space="0" w:color="000000"/>
              <w:bottom w:val="single" w:sz="4" w:space="0" w:color="000000"/>
              <w:right w:val="single" w:sz="4" w:space="0" w:color="000000"/>
            </w:tcBorders>
          </w:tcPr>
          <w:p w14:paraId="47E86C66" w14:textId="77777777" w:rsidR="00CD5704" w:rsidRDefault="00F36159">
            <w:pPr>
              <w:spacing w:after="0" w:line="259" w:lineRule="auto"/>
              <w:ind w:left="0" w:right="0" w:firstLine="0"/>
            </w:pPr>
            <w:r>
              <w:rPr>
                <w:b/>
              </w:rPr>
              <w:t xml:space="preserve">Energy closure error </w:t>
            </w:r>
          </w:p>
        </w:tc>
        <w:tc>
          <w:tcPr>
            <w:tcW w:w="3365" w:type="dxa"/>
            <w:tcBorders>
              <w:top w:val="single" w:sz="4" w:space="0" w:color="000000"/>
              <w:left w:val="single" w:sz="4" w:space="0" w:color="000000"/>
              <w:bottom w:val="single" w:sz="4" w:space="0" w:color="000000"/>
              <w:right w:val="single" w:sz="4" w:space="0" w:color="000000"/>
            </w:tcBorders>
          </w:tcPr>
          <w:p w14:paraId="3A935E5F" w14:textId="77777777" w:rsidR="00CD5704" w:rsidRDefault="00F36159">
            <w:pPr>
              <w:spacing w:after="0" w:line="259" w:lineRule="auto"/>
              <w:ind w:left="1" w:right="0" w:firstLine="0"/>
            </w:pPr>
            <w:r>
              <w:t xml:space="preserve">|IN-OUT| / IN </w:t>
            </w:r>
          </w:p>
        </w:tc>
        <w:tc>
          <w:tcPr>
            <w:tcW w:w="1966" w:type="dxa"/>
            <w:tcBorders>
              <w:top w:val="single" w:sz="4" w:space="0" w:color="000000"/>
              <w:left w:val="single" w:sz="4" w:space="0" w:color="000000"/>
              <w:bottom w:val="single" w:sz="4" w:space="0" w:color="000000"/>
              <w:right w:val="single" w:sz="4" w:space="0" w:color="000000"/>
            </w:tcBorders>
          </w:tcPr>
          <w:p w14:paraId="429829C5" w14:textId="77777777" w:rsidR="00CD5704" w:rsidRDefault="00F36159">
            <w:pPr>
              <w:spacing w:after="0" w:line="259" w:lineRule="auto"/>
              <w:ind w:left="1" w:right="0" w:firstLine="0"/>
            </w:pPr>
            <w:r>
              <w:t xml:space="preserve">0.0 </w:t>
            </w:r>
          </w:p>
        </w:tc>
        <w:tc>
          <w:tcPr>
            <w:tcW w:w="1175" w:type="dxa"/>
            <w:tcBorders>
              <w:top w:val="single" w:sz="4" w:space="0" w:color="000000"/>
              <w:left w:val="single" w:sz="4" w:space="0" w:color="000000"/>
              <w:bottom w:val="single" w:sz="4" w:space="0" w:color="000000"/>
              <w:right w:val="single" w:sz="4" w:space="0" w:color="000000"/>
            </w:tcBorders>
          </w:tcPr>
          <w:p w14:paraId="62873A70" w14:textId="77777777" w:rsidR="00CD5704" w:rsidRDefault="00F36159">
            <w:pPr>
              <w:spacing w:after="0" w:line="259" w:lineRule="auto"/>
              <w:ind w:left="1" w:right="0" w:firstLine="0"/>
            </w:pPr>
            <w:r>
              <w:t xml:space="preserve">percent </w:t>
            </w:r>
          </w:p>
        </w:tc>
      </w:tr>
      <w:tr w:rsidR="00CD5704" w14:paraId="2AE3219A" w14:textId="77777777">
        <w:trPr>
          <w:trHeight w:val="548"/>
        </w:trPr>
        <w:tc>
          <w:tcPr>
            <w:tcW w:w="4284" w:type="dxa"/>
            <w:tcBorders>
              <w:top w:val="single" w:sz="4" w:space="0" w:color="000000"/>
              <w:left w:val="single" w:sz="4" w:space="0" w:color="000000"/>
              <w:bottom w:val="single" w:sz="4" w:space="0" w:color="000000"/>
              <w:right w:val="single" w:sz="4" w:space="0" w:color="000000"/>
            </w:tcBorders>
            <w:shd w:val="clear" w:color="auto" w:fill="C1E4F5"/>
          </w:tcPr>
          <w:p w14:paraId="568D0712" w14:textId="77777777" w:rsidR="00CD5704" w:rsidRDefault="00F36159">
            <w:pPr>
              <w:spacing w:after="0" w:line="259" w:lineRule="auto"/>
              <w:ind w:left="0" w:right="0" w:firstLine="0"/>
            </w:pPr>
            <w:r>
              <w:rPr>
                <w:b/>
              </w:rPr>
              <w:t xml:space="preserve">Cold-gas efficiency </w:t>
            </w:r>
          </w:p>
        </w:tc>
        <w:tc>
          <w:tcPr>
            <w:tcW w:w="3365" w:type="dxa"/>
            <w:tcBorders>
              <w:top w:val="single" w:sz="4" w:space="0" w:color="000000"/>
              <w:left w:val="single" w:sz="4" w:space="0" w:color="000000"/>
              <w:bottom w:val="single" w:sz="4" w:space="0" w:color="000000"/>
              <w:right w:val="single" w:sz="4" w:space="0" w:color="000000"/>
            </w:tcBorders>
            <w:shd w:val="clear" w:color="auto" w:fill="C1E4F5"/>
          </w:tcPr>
          <w:p w14:paraId="7B5526A9" w14:textId="77777777" w:rsidR="00CD5704" w:rsidRDefault="00F36159">
            <w:pPr>
              <w:spacing w:after="0" w:line="259" w:lineRule="auto"/>
              <w:ind w:left="1" w:right="0" w:firstLine="0"/>
            </w:pPr>
            <w:r>
              <w:t xml:space="preserve">city-gas HHV / coal HHV </w:t>
            </w:r>
          </w:p>
        </w:tc>
        <w:tc>
          <w:tcPr>
            <w:tcW w:w="1966" w:type="dxa"/>
            <w:tcBorders>
              <w:top w:val="single" w:sz="4" w:space="0" w:color="000000"/>
              <w:left w:val="single" w:sz="4" w:space="0" w:color="000000"/>
              <w:bottom w:val="single" w:sz="4" w:space="0" w:color="000000"/>
              <w:right w:val="single" w:sz="4" w:space="0" w:color="000000"/>
            </w:tcBorders>
            <w:shd w:val="clear" w:color="auto" w:fill="C1E4F5"/>
          </w:tcPr>
          <w:p w14:paraId="0CB91B88" w14:textId="77777777" w:rsidR="00CD5704" w:rsidRDefault="00F36159">
            <w:pPr>
              <w:spacing w:after="0" w:line="259" w:lineRule="auto"/>
              <w:ind w:left="1" w:right="0" w:firstLine="0"/>
            </w:pPr>
            <w:r>
              <w:t xml:space="preserve">59.9 </w:t>
            </w:r>
          </w:p>
        </w:tc>
        <w:tc>
          <w:tcPr>
            <w:tcW w:w="1175" w:type="dxa"/>
            <w:tcBorders>
              <w:top w:val="single" w:sz="4" w:space="0" w:color="000000"/>
              <w:left w:val="single" w:sz="4" w:space="0" w:color="000000"/>
              <w:bottom w:val="single" w:sz="4" w:space="0" w:color="000000"/>
              <w:right w:val="single" w:sz="4" w:space="0" w:color="000000"/>
            </w:tcBorders>
            <w:shd w:val="clear" w:color="auto" w:fill="C1E4F5"/>
          </w:tcPr>
          <w:p w14:paraId="3461E6E1" w14:textId="77777777" w:rsidR="00CD5704" w:rsidRDefault="00F36159">
            <w:pPr>
              <w:spacing w:after="0" w:line="259" w:lineRule="auto"/>
              <w:ind w:left="1" w:right="0" w:firstLine="0"/>
            </w:pPr>
            <w:r>
              <w:t xml:space="preserve">percent </w:t>
            </w:r>
          </w:p>
        </w:tc>
      </w:tr>
    </w:tbl>
    <w:p w14:paraId="668CDEF2" w14:textId="77777777" w:rsidR="00CD5704" w:rsidRDefault="00F36159">
      <w:pPr>
        <w:spacing w:after="112" w:line="259" w:lineRule="auto"/>
        <w:ind w:left="0" w:right="0" w:firstLine="0"/>
      </w:pPr>
      <w:r>
        <w:t xml:space="preserve"> </w:t>
      </w:r>
    </w:p>
    <w:p w14:paraId="4551C720" w14:textId="77777777" w:rsidR="00CD5704" w:rsidRDefault="00F36159">
      <w:pPr>
        <w:spacing w:after="1" w:line="358" w:lineRule="auto"/>
        <w:ind w:left="-5"/>
      </w:pPr>
      <w:r>
        <w:t xml:space="preserve">The cold-gas efficiency of approximately 60% is reasonable for a historical cyclic water-gas plant. The calculated heat loss/unmodeled duty is only 2.7 GJ/h, about 1.5% of the total energy input, so the energy balance satisfies the 5% target while still accepting the simplified treatment of cooling and cleanup. </w:t>
      </w:r>
    </w:p>
    <w:p w14:paraId="6D50EEF7" w14:textId="77777777" w:rsidR="00CD5704" w:rsidRDefault="00F36159">
      <w:pPr>
        <w:spacing w:after="427" w:line="259" w:lineRule="auto"/>
        <w:ind w:left="0" w:right="0" w:firstLine="0"/>
      </w:pPr>
      <w:r>
        <w:t xml:space="preserve"> </w:t>
      </w:r>
    </w:p>
    <w:p w14:paraId="54EC597D" w14:textId="77777777" w:rsidR="00CD5704" w:rsidRDefault="00F36159">
      <w:pPr>
        <w:pStyle w:val="Heading1"/>
        <w:ind w:left="304" w:hanging="319"/>
      </w:pPr>
      <w:commentRangeStart w:id="19"/>
      <w:r>
        <w:t xml:space="preserve">Major Equipment Specification and Sizing </w:t>
      </w:r>
      <w:commentRangeEnd w:id="19"/>
      <w:r w:rsidR="00162057">
        <w:rPr>
          <w:rStyle w:val="CommentReference"/>
          <w:sz w:val="32"/>
          <w:szCs w:val="24"/>
        </w:rPr>
        <w:commentReference w:id="19"/>
      </w:r>
    </w:p>
    <w:p w14:paraId="0A31EFA6" w14:textId="77777777" w:rsidR="00CD5704" w:rsidRDefault="00F36159">
      <w:pPr>
        <w:spacing w:after="0" w:line="358" w:lineRule="auto"/>
        <w:ind w:left="-5"/>
      </w:pPr>
      <w:r>
        <w:t xml:space="preserve">Table 8 specifies each major unit required by the assignment and gives either a historical count/capacity, a model sizing basis, or both. Design variables are construction-time choices such as holder volume, heat-transfer area, vessel count, and reactor capacity; operating variables include feed rates, gasifier temperature, pressure, steam rate, and separator recoveries. </w:t>
      </w:r>
    </w:p>
    <w:p w14:paraId="38C3619C" w14:textId="77777777" w:rsidR="00CD5704" w:rsidRDefault="00F36159">
      <w:pPr>
        <w:spacing w:after="10" w:line="249" w:lineRule="auto"/>
        <w:ind w:left="130" w:right="633"/>
        <w:jc w:val="center"/>
      </w:pPr>
      <w:r>
        <w:rPr>
          <w:i/>
        </w:rPr>
        <w:t xml:space="preserve">Table 8. Major equipment inventory and sizing basis. </w:t>
      </w:r>
    </w:p>
    <w:p w14:paraId="3A848141" w14:textId="77777777" w:rsidR="00CD5704" w:rsidRDefault="00F36159">
      <w:pPr>
        <w:spacing w:after="0" w:line="259" w:lineRule="auto"/>
        <w:ind w:left="0" w:right="479" w:firstLine="0"/>
        <w:jc w:val="center"/>
      </w:pPr>
      <w:r>
        <w:rPr>
          <w:sz w:val="12"/>
        </w:rPr>
        <w:t xml:space="preserve"> </w:t>
      </w:r>
    </w:p>
    <w:tbl>
      <w:tblPr>
        <w:tblStyle w:val="TableGrid"/>
        <w:tblW w:w="10790" w:type="dxa"/>
        <w:tblInd w:w="6" w:type="dxa"/>
        <w:tblCellMar>
          <w:top w:w="61" w:type="dxa"/>
          <w:left w:w="107" w:type="dxa"/>
          <w:right w:w="56" w:type="dxa"/>
        </w:tblCellMar>
        <w:tblLook w:val="04A0" w:firstRow="1" w:lastRow="0" w:firstColumn="1" w:lastColumn="0" w:noHBand="0" w:noVBand="1"/>
      </w:tblPr>
      <w:tblGrid>
        <w:gridCol w:w="645"/>
        <w:gridCol w:w="1629"/>
        <w:gridCol w:w="1544"/>
        <w:gridCol w:w="1354"/>
        <w:gridCol w:w="2293"/>
        <w:gridCol w:w="1963"/>
        <w:gridCol w:w="1362"/>
      </w:tblGrid>
      <w:tr w:rsidR="00CD5704" w14:paraId="0D470D30" w14:textId="77777777">
        <w:trPr>
          <w:trHeight w:val="1249"/>
        </w:trPr>
        <w:tc>
          <w:tcPr>
            <w:tcW w:w="645" w:type="dxa"/>
            <w:tcBorders>
              <w:top w:val="single" w:sz="4" w:space="0" w:color="000000"/>
              <w:left w:val="single" w:sz="4" w:space="0" w:color="000000"/>
              <w:bottom w:val="single" w:sz="4" w:space="0" w:color="000000"/>
              <w:right w:val="single" w:sz="4" w:space="0" w:color="000000"/>
            </w:tcBorders>
            <w:shd w:val="clear" w:color="auto" w:fill="156082"/>
          </w:tcPr>
          <w:p w14:paraId="085F5D74" w14:textId="77777777" w:rsidR="00CD5704" w:rsidRDefault="00F36159">
            <w:pPr>
              <w:spacing w:after="0" w:line="259" w:lineRule="auto"/>
              <w:ind w:left="0" w:right="0" w:firstLine="0"/>
              <w:jc w:val="both"/>
            </w:pPr>
            <w:r>
              <w:rPr>
                <w:b/>
                <w:color w:val="FFFFFF"/>
              </w:rPr>
              <w:lastRenderedPageBreak/>
              <w:t xml:space="preserve">Tag </w:t>
            </w:r>
          </w:p>
        </w:tc>
        <w:tc>
          <w:tcPr>
            <w:tcW w:w="1630" w:type="dxa"/>
            <w:tcBorders>
              <w:top w:val="single" w:sz="4" w:space="0" w:color="000000"/>
              <w:left w:val="single" w:sz="4" w:space="0" w:color="000000"/>
              <w:bottom w:val="single" w:sz="4" w:space="0" w:color="000000"/>
              <w:right w:val="single" w:sz="4" w:space="0" w:color="000000"/>
            </w:tcBorders>
            <w:shd w:val="clear" w:color="auto" w:fill="156082"/>
          </w:tcPr>
          <w:p w14:paraId="4D90DF84" w14:textId="77777777" w:rsidR="00CD5704" w:rsidRDefault="00F36159">
            <w:pPr>
              <w:spacing w:after="0" w:line="259" w:lineRule="auto"/>
              <w:ind w:left="1" w:right="0" w:firstLine="0"/>
            </w:pPr>
            <w:r>
              <w:rPr>
                <w:b/>
                <w:color w:val="FFFFFF"/>
              </w:rPr>
              <w:t xml:space="preserve">Unit </w:t>
            </w:r>
          </w:p>
        </w:tc>
        <w:tc>
          <w:tcPr>
            <w:tcW w:w="1544" w:type="dxa"/>
            <w:tcBorders>
              <w:top w:val="single" w:sz="4" w:space="0" w:color="000000"/>
              <w:left w:val="single" w:sz="4" w:space="0" w:color="000000"/>
              <w:bottom w:val="single" w:sz="4" w:space="0" w:color="000000"/>
              <w:right w:val="single" w:sz="4" w:space="0" w:color="000000"/>
            </w:tcBorders>
            <w:shd w:val="clear" w:color="auto" w:fill="156082"/>
          </w:tcPr>
          <w:p w14:paraId="49DBA385" w14:textId="77777777" w:rsidR="00CD5704" w:rsidRDefault="00F36159">
            <w:pPr>
              <w:spacing w:after="112" w:line="259" w:lineRule="auto"/>
              <w:ind w:left="1" w:right="0" w:firstLine="0"/>
            </w:pPr>
            <w:r>
              <w:rPr>
                <w:b/>
                <w:color w:val="FFFFFF"/>
              </w:rPr>
              <w:t>Count/capac</w:t>
            </w:r>
          </w:p>
          <w:p w14:paraId="0A1CF39F" w14:textId="77777777" w:rsidR="00CD5704" w:rsidRDefault="00F36159">
            <w:pPr>
              <w:spacing w:after="0" w:line="259" w:lineRule="auto"/>
              <w:ind w:left="1" w:right="0" w:firstLine="0"/>
            </w:pPr>
            <w:r>
              <w:rPr>
                <w:b/>
                <w:color w:val="FFFFFF"/>
              </w:rPr>
              <w:t xml:space="preserve">ity </w:t>
            </w:r>
          </w:p>
        </w:tc>
        <w:tc>
          <w:tcPr>
            <w:tcW w:w="1354" w:type="dxa"/>
            <w:tcBorders>
              <w:top w:val="single" w:sz="4" w:space="0" w:color="000000"/>
              <w:left w:val="single" w:sz="4" w:space="0" w:color="000000"/>
              <w:bottom w:val="single" w:sz="4" w:space="0" w:color="000000"/>
              <w:right w:val="single" w:sz="4" w:space="0" w:color="000000"/>
            </w:tcBorders>
            <w:shd w:val="clear" w:color="auto" w:fill="156082"/>
          </w:tcPr>
          <w:p w14:paraId="13BAC71F" w14:textId="77777777" w:rsidR="00CD5704" w:rsidRDefault="00F36159">
            <w:pPr>
              <w:spacing w:after="0" w:line="259" w:lineRule="auto"/>
              <w:ind w:left="1" w:right="0" w:firstLine="0"/>
            </w:pPr>
            <w:r>
              <w:rPr>
                <w:b/>
                <w:color w:val="FFFFFF"/>
              </w:rPr>
              <w:t xml:space="preserve">Sizing basis used here </w:t>
            </w:r>
          </w:p>
        </w:tc>
        <w:tc>
          <w:tcPr>
            <w:tcW w:w="2294" w:type="dxa"/>
            <w:tcBorders>
              <w:top w:val="single" w:sz="4" w:space="0" w:color="000000"/>
              <w:left w:val="single" w:sz="4" w:space="0" w:color="000000"/>
              <w:bottom w:val="single" w:sz="4" w:space="0" w:color="000000"/>
              <w:right w:val="single" w:sz="4" w:space="0" w:color="000000"/>
            </w:tcBorders>
            <w:shd w:val="clear" w:color="auto" w:fill="156082"/>
          </w:tcPr>
          <w:p w14:paraId="7F75B81D" w14:textId="77777777" w:rsidR="00CD5704" w:rsidRDefault="00F36159">
            <w:pPr>
              <w:spacing w:after="0" w:line="259" w:lineRule="auto"/>
              <w:ind w:left="1" w:right="0" w:firstLine="0"/>
            </w:pPr>
            <w:r>
              <w:rPr>
                <w:b/>
                <w:color w:val="FFFFFF"/>
              </w:rPr>
              <w:t xml:space="preserve">Design variables </w:t>
            </w:r>
          </w:p>
        </w:tc>
        <w:tc>
          <w:tcPr>
            <w:tcW w:w="1963" w:type="dxa"/>
            <w:tcBorders>
              <w:top w:val="single" w:sz="4" w:space="0" w:color="000000"/>
              <w:left w:val="single" w:sz="4" w:space="0" w:color="000000"/>
              <w:bottom w:val="single" w:sz="4" w:space="0" w:color="000000"/>
              <w:right w:val="single" w:sz="4" w:space="0" w:color="000000"/>
            </w:tcBorders>
            <w:shd w:val="clear" w:color="auto" w:fill="156082"/>
          </w:tcPr>
          <w:p w14:paraId="62253827" w14:textId="77777777" w:rsidR="00CD5704" w:rsidRDefault="00F36159">
            <w:pPr>
              <w:spacing w:after="0" w:line="259" w:lineRule="auto"/>
              <w:ind w:left="0" w:right="0" w:firstLine="0"/>
            </w:pPr>
            <w:r>
              <w:rPr>
                <w:b/>
                <w:color w:val="FFFFFF"/>
              </w:rPr>
              <w:t xml:space="preserve">Operating variables </w:t>
            </w:r>
          </w:p>
        </w:tc>
        <w:tc>
          <w:tcPr>
            <w:tcW w:w="1362" w:type="dxa"/>
            <w:tcBorders>
              <w:top w:val="single" w:sz="4" w:space="0" w:color="000000"/>
              <w:left w:val="single" w:sz="4" w:space="0" w:color="000000"/>
              <w:bottom w:val="single" w:sz="4" w:space="0" w:color="000000"/>
              <w:right w:val="single" w:sz="4" w:space="0" w:color="000000"/>
            </w:tcBorders>
            <w:shd w:val="clear" w:color="auto" w:fill="156082"/>
          </w:tcPr>
          <w:p w14:paraId="48E827AE" w14:textId="77777777" w:rsidR="00CD5704" w:rsidRDefault="00F36159">
            <w:pPr>
              <w:spacing w:after="0" w:line="259" w:lineRule="auto"/>
              <w:ind w:left="1" w:right="46" w:firstLine="0"/>
            </w:pPr>
            <w:r>
              <w:rPr>
                <w:b/>
                <w:color w:val="FFFFFF"/>
              </w:rPr>
              <w:t xml:space="preserve">Modeled in Aspen? </w:t>
            </w:r>
          </w:p>
        </w:tc>
      </w:tr>
      <w:tr w:rsidR="00CD5704" w14:paraId="62CE91AE" w14:textId="77777777">
        <w:trPr>
          <w:trHeight w:val="2080"/>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79D1AF25" w14:textId="77777777" w:rsidR="00CD5704" w:rsidRDefault="00F36159">
            <w:pPr>
              <w:spacing w:after="115" w:line="259" w:lineRule="auto"/>
              <w:ind w:left="0" w:right="0" w:firstLine="0"/>
            </w:pPr>
            <w:r>
              <w:rPr>
                <w:b/>
              </w:rPr>
              <w:t>Y-</w:t>
            </w:r>
          </w:p>
          <w:p w14:paraId="7C390DEE" w14:textId="77777777" w:rsidR="00CD5704" w:rsidRDefault="00F36159">
            <w:pPr>
              <w:spacing w:after="0" w:line="259" w:lineRule="auto"/>
              <w:ind w:left="0" w:right="0" w:firstLine="0"/>
            </w:pPr>
            <w:r>
              <w:rPr>
                <w:b/>
              </w:rPr>
              <w:t xml:space="preserve">101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33D86E74" w14:textId="77777777" w:rsidR="00CD5704" w:rsidRDefault="00F36159">
            <w:pPr>
              <w:spacing w:after="0" w:line="259" w:lineRule="auto"/>
              <w:ind w:left="1" w:right="0" w:firstLine="0"/>
            </w:pPr>
            <w:r>
              <w:t xml:space="preserve">Coal yard and trackage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11122FE3" w14:textId="77777777" w:rsidR="00CD5704" w:rsidRDefault="00F36159">
            <w:pPr>
              <w:spacing w:after="115" w:line="259" w:lineRule="auto"/>
              <w:ind w:left="1" w:right="0" w:firstLine="0"/>
            </w:pPr>
            <w:r>
              <w:t xml:space="preserve">1 </w:t>
            </w:r>
          </w:p>
          <w:p w14:paraId="01C3BF7B" w14:textId="77777777" w:rsidR="00CD5704" w:rsidRDefault="00F36159">
            <w:pPr>
              <w:spacing w:after="0" w:line="259" w:lineRule="auto"/>
              <w:ind w:left="1" w:right="0" w:firstLine="0"/>
            </w:pPr>
            <w:r>
              <w:t xml:space="preserve">receiving/stor age area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4D958502" w14:textId="77777777" w:rsidR="00CD5704" w:rsidRDefault="00F36159">
            <w:pPr>
              <w:spacing w:after="0" w:line="259" w:lineRule="auto"/>
              <w:ind w:left="1" w:right="0" w:firstLine="0"/>
            </w:pPr>
            <w:r>
              <w:t xml:space="preserve">7,100 kg/h = 170 t/day coal; size at least 1 day inventory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7C1C87D3" w14:textId="77777777" w:rsidR="00CD5704" w:rsidRDefault="00F36159">
            <w:pPr>
              <w:spacing w:after="0" w:line="259" w:lineRule="auto"/>
              <w:ind w:left="1" w:right="0" w:firstLine="0"/>
            </w:pPr>
            <w:r>
              <w:t xml:space="preserve">storage volume, unloading capacity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6D93A249" w14:textId="77777777" w:rsidR="00CD5704" w:rsidRDefault="00F36159">
            <w:pPr>
              <w:spacing w:after="0" w:line="259" w:lineRule="auto"/>
              <w:ind w:left="0" w:right="0" w:firstLine="0"/>
            </w:pPr>
            <w:r>
              <w:t xml:space="preserve">coal delivery rate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53C5B571" w14:textId="77777777" w:rsidR="00CD5704" w:rsidRDefault="00F36159">
            <w:pPr>
              <w:spacing w:after="0" w:line="259" w:lineRule="auto"/>
              <w:ind w:left="1" w:right="0" w:firstLine="0"/>
            </w:pPr>
            <w:r>
              <w:t xml:space="preserve">No; BFD only </w:t>
            </w:r>
          </w:p>
        </w:tc>
      </w:tr>
      <w:tr w:rsidR="00CD5704" w14:paraId="29C72C57" w14:textId="77777777">
        <w:trPr>
          <w:trHeight w:val="2495"/>
        </w:trPr>
        <w:tc>
          <w:tcPr>
            <w:tcW w:w="645" w:type="dxa"/>
            <w:tcBorders>
              <w:top w:val="single" w:sz="4" w:space="0" w:color="000000"/>
              <w:left w:val="single" w:sz="4" w:space="0" w:color="000000"/>
              <w:bottom w:val="single" w:sz="4" w:space="0" w:color="000000"/>
              <w:right w:val="single" w:sz="4" w:space="0" w:color="000000"/>
            </w:tcBorders>
          </w:tcPr>
          <w:p w14:paraId="29B7B40D" w14:textId="77777777" w:rsidR="00CD5704" w:rsidRDefault="00F36159">
            <w:pPr>
              <w:spacing w:after="112" w:line="259" w:lineRule="auto"/>
              <w:ind w:left="0" w:right="0" w:firstLine="0"/>
            </w:pPr>
            <w:r>
              <w:rPr>
                <w:b/>
              </w:rPr>
              <w:t>B-</w:t>
            </w:r>
          </w:p>
          <w:p w14:paraId="07832986" w14:textId="77777777" w:rsidR="00CD5704" w:rsidRDefault="00F36159">
            <w:pPr>
              <w:spacing w:after="0" w:line="259" w:lineRule="auto"/>
              <w:ind w:left="0" w:right="0" w:firstLine="0"/>
            </w:pPr>
            <w:r>
              <w:rPr>
                <w:b/>
              </w:rPr>
              <w:t xml:space="preserve">101 </w:t>
            </w:r>
          </w:p>
        </w:tc>
        <w:tc>
          <w:tcPr>
            <w:tcW w:w="1630" w:type="dxa"/>
            <w:tcBorders>
              <w:top w:val="single" w:sz="4" w:space="0" w:color="000000"/>
              <w:left w:val="single" w:sz="4" w:space="0" w:color="000000"/>
              <w:bottom w:val="single" w:sz="4" w:space="0" w:color="000000"/>
              <w:right w:val="single" w:sz="4" w:space="0" w:color="000000"/>
            </w:tcBorders>
          </w:tcPr>
          <w:p w14:paraId="4DDCA224" w14:textId="77777777" w:rsidR="00CD5704" w:rsidRDefault="00F36159">
            <w:pPr>
              <w:spacing w:after="0" w:line="259" w:lineRule="auto"/>
              <w:ind w:left="1" w:right="0" w:firstLine="0"/>
            </w:pPr>
            <w:r>
              <w:t xml:space="preserve">Boiler plant </w:t>
            </w:r>
          </w:p>
        </w:tc>
        <w:tc>
          <w:tcPr>
            <w:tcW w:w="1544" w:type="dxa"/>
            <w:tcBorders>
              <w:top w:val="single" w:sz="4" w:space="0" w:color="000000"/>
              <w:left w:val="single" w:sz="4" w:space="0" w:color="000000"/>
              <w:bottom w:val="single" w:sz="4" w:space="0" w:color="000000"/>
              <w:right w:val="single" w:sz="4" w:space="0" w:color="000000"/>
            </w:tcBorders>
          </w:tcPr>
          <w:p w14:paraId="24451C37" w14:textId="77777777" w:rsidR="00CD5704" w:rsidRDefault="00F36159">
            <w:pPr>
              <w:spacing w:after="0" w:line="259" w:lineRule="auto"/>
              <w:ind w:left="1" w:right="0" w:firstLine="0"/>
            </w:pPr>
            <w:r>
              <w:t xml:space="preserve">1 utility system </w:t>
            </w:r>
          </w:p>
        </w:tc>
        <w:tc>
          <w:tcPr>
            <w:tcW w:w="1354" w:type="dxa"/>
            <w:tcBorders>
              <w:top w:val="single" w:sz="4" w:space="0" w:color="000000"/>
              <w:left w:val="single" w:sz="4" w:space="0" w:color="000000"/>
              <w:bottom w:val="single" w:sz="4" w:space="0" w:color="000000"/>
              <w:right w:val="single" w:sz="4" w:space="0" w:color="000000"/>
            </w:tcBorders>
          </w:tcPr>
          <w:p w14:paraId="0A583B5B" w14:textId="77777777" w:rsidR="00CD5704" w:rsidRDefault="00F36159">
            <w:pPr>
              <w:spacing w:after="0" w:line="357" w:lineRule="auto"/>
              <w:ind w:left="1" w:right="0" w:firstLine="0"/>
            </w:pPr>
            <w:r>
              <w:t xml:space="preserve">9,000 kg/h saturated steam at </w:t>
            </w:r>
          </w:p>
          <w:p w14:paraId="75E9CF92" w14:textId="77777777" w:rsidR="00CD5704" w:rsidRDefault="00F36159">
            <w:pPr>
              <w:spacing w:after="115" w:line="259" w:lineRule="auto"/>
              <w:ind w:left="1" w:right="0" w:firstLine="0"/>
            </w:pPr>
            <w:r>
              <w:t xml:space="preserve">10.3 bar, </w:t>
            </w:r>
          </w:p>
          <w:p w14:paraId="25CD191D" w14:textId="77777777" w:rsidR="00CD5704" w:rsidRDefault="00F36159">
            <w:pPr>
              <w:spacing w:after="112" w:line="259" w:lineRule="auto"/>
              <w:ind w:left="1" w:right="0" w:firstLine="0"/>
            </w:pPr>
            <w:r>
              <w:t xml:space="preserve">184 °C; </w:t>
            </w:r>
          </w:p>
          <w:p w14:paraId="484937CA" w14:textId="77777777" w:rsidR="00CD5704" w:rsidRDefault="00F36159">
            <w:pPr>
              <w:spacing w:after="0" w:line="259" w:lineRule="auto"/>
              <w:ind w:left="1" w:right="0" w:firstLine="0"/>
            </w:pPr>
            <w:r>
              <w:t xml:space="preserve">25.0 GJ/h </w:t>
            </w:r>
          </w:p>
        </w:tc>
        <w:tc>
          <w:tcPr>
            <w:tcW w:w="2294" w:type="dxa"/>
            <w:tcBorders>
              <w:top w:val="single" w:sz="4" w:space="0" w:color="000000"/>
              <w:left w:val="single" w:sz="4" w:space="0" w:color="000000"/>
              <w:bottom w:val="single" w:sz="4" w:space="0" w:color="000000"/>
              <w:right w:val="single" w:sz="4" w:space="0" w:color="000000"/>
            </w:tcBorders>
          </w:tcPr>
          <w:p w14:paraId="3BEE1A72" w14:textId="77777777" w:rsidR="00CD5704" w:rsidRDefault="00F36159">
            <w:pPr>
              <w:spacing w:after="0" w:line="259" w:lineRule="auto"/>
              <w:ind w:left="1" w:right="0" w:firstLine="0"/>
            </w:pPr>
            <w:r>
              <w:t xml:space="preserve">boiler duty, heattransfer area </w:t>
            </w:r>
          </w:p>
        </w:tc>
        <w:tc>
          <w:tcPr>
            <w:tcW w:w="1963" w:type="dxa"/>
            <w:tcBorders>
              <w:top w:val="single" w:sz="4" w:space="0" w:color="000000"/>
              <w:left w:val="single" w:sz="4" w:space="0" w:color="000000"/>
              <w:bottom w:val="single" w:sz="4" w:space="0" w:color="000000"/>
              <w:right w:val="single" w:sz="4" w:space="0" w:color="000000"/>
            </w:tcBorders>
          </w:tcPr>
          <w:p w14:paraId="38796DFE" w14:textId="77777777" w:rsidR="00CD5704" w:rsidRDefault="00F36159">
            <w:pPr>
              <w:spacing w:after="112" w:line="259" w:lineRule="auto"/>
              <w:ind w:left="0" w:right="0" w:firstLine="0"/>
            </w:pPr>
            <w:r>
              <w:t xml:space="preserve">steam </w:t>
            </w:r>
          </w:p>
          <w:p w14:paraId="257D764D" w14:textId="77777777" w:rsidR="00CD5704" w:rsidRDefault="00F36159">
            <w:pPr>
              <w:spacing w:after="0" w:line="259" w:lineRule="auto"/>
              <w:ind w:left="0" w:right="0" w:firstLine="0"/>
            </w:pPr>
            <w:r>
              <w:t xml:space="preserve">pressure/temperat ure </w:t>
            </w:r>
          </w:p>
        </w:tc>
        <w:tc>
          <w:tcPr>
            <w:tcW w:w="1362" w:type="dxa"/>
            <w:tcBorders>
              <w:top w:val="single" w:sz="4" w:space="0" w:color="000000"/>
              <w:left w:val="single" w:sz="4" w:space="0" w:color="000000"/>
              <w:bottom w:val="single" w:sz="4" w:space="0" w:color="000000"/>
              <w:right w:val="single" w:sz="4" w:space="0" w:color="000000"/>
            </w:tcBorders>
          </w:tcPr>
          <w:p w14:paraId="59303752" w14:textId="77777777" w:rsidR="00CD5704" w:rsidRDefault="00F36159">
            <w:pPr>
              <w:spacing w:after="0" w:line="259" w:lineRule="auto"/>
              <w:ind w:left="1" w:right="0" w:firstLine="0"/>
            </w:pPr>
            <w:r>
              <w:t xml:space="preserve">Steam stream specified </w:t>
            </w:r>
          </w:p>
        </w:tc>
      </w:tr>
    </w:tbl>
    <w:p w14:paraId="58FCE07E" w14:textId="77777777" w:rsidR="00CD5704" w:rsidRDefault="00CD5704">
      <w:pPr>
        <w:spacing w:after="0" w:line="259" w:lineRule="auto"/>
        <w:ind w:left="-720" w:right="515" w:firstLine="0"/>
      </w:pPr>
    </w:p>
    <w:tbl>
      <w:tblPr>
        <w:tblStyle w:val="TableGrid"/>
        <w:tblW w:w="10790" w:type="dxa"/>
        <w:tblInd w:w="6" w:type="dxa"/>
        <w:tblCellMar>
          <w:top w:w="60" w:type="dxa"/>
          <w:left w:w="107" w:type="dxa"/>
          <w:right w:w="55" w:type="dxa"/>
        </w:tblCellMar>
        <w:tblLook w:val="04A0" w:firstRow="1" w:lastRow="0" w:firstColumn="1" w:lastColumn="0" w:noHBand="0" w:noVBand="1"/>
      </w:tblPr>
      <w:tblGrid>
        <w:gridCol w:w="696"/>
        <w:gridCol w:w="1562"/>
        <w:gridCol w:w="1472"/>
        <w:gridCol w:w="1590"/>
        <w:gridCol w:w="2198"/>
        <w:gridCol w:w="1936"/>
        <w:gridCol w:w="1336"/>
      </w:tblGrid>
      <w:tr w:rsidR="00CD5704" w14:paraId="5BB84F45" w14:textId="77777777">
        <w:trPr>
          <w:trHeight w:val="839"/>
        </w:trPr>
        <w:tc>
          <w:tcPr>
            <w:tcW w:w="645" w:type="dxa"/>
            <w:tcBorders>
              <w:top w:val="single" w:sz="4" w:space="0" w:color="000000"/>
              <w:left w:val="single" w:sz="4" w:space="0" w:color="000000"/>
              <w:bottom w:val="single" w:sz="4" w:space="0" w:color="000000"/>
              <w:right w:val="single" w:sz="4" w:space="0" w:color="000000"/>
            </w:tcBorders>
          </w:tcPr>
          <w:p w14:paraId="783D2846" w14:textId="77777777" w:rsidR="00CD5704" w:rsidRDefault="00CD5704">
            <w:pPr>
              <w:spacing w:after="160" w:line="259" w:lineRule="auto"/>
              <w:ind w:left="0" w:right="0" w:firstLine="0"/>
            </w:pPr>
          </w:p>
        </w:tc>
        <w:tc>
          <w:tcPr>
            <w:tcW w:w="1630" w:type="dxa"/>
            <w:tcBorders>
              <w:top w:val="single" w:sz="4" w:space="0" w:color="000000"/>
              <w:left w:val="single" w:sz="4" w:space="0" w:color="000000"/>
              <w:bottom w:val="single" w:sz="4" w:space="0" w:color="000000"/>
              <w:right w:val="single" w:sz="4" w:space="0" w:color="000000"/>
            </w:tcBorders>
          </w:tcPr>
          <w:p w14:paraId="5D3EF1D9" w14:textId="77777777" w:rsidR="00CD5704" w:rsidRDefault="00CD5704">
            <w:pPr>
              <w:spacing w:after="160" w:line="259" w:lineRule="auto"/>
              <w:ind w:left="0" w:right="0" w:firstLine="0"/>
            </w:pPr>
          </w:p>
        </w:tc>
        <w:tc>
          <w:tcPr>
            <w:tcW w:w="1544" w:type="dxa"/>
            <w:tcBorders>
              <w:top w:val="single" w:sz="4" w:space="0" w:color="000000"/>
              <w:left w:val="single" w:sz="4" w:space="0" w:color="000000"/>
              <w:bottom w:val="single" w:sz="4" w:space="0" w:color="000000"/>
              <w:right w:val="single" w:sz="4" w:space="0" w:color="000000"/>
            </w:tcBorders>
          </w:tcPr>
          <w:p w14:paraId="52D10BBD" w14:textId="77777777" w:rsidR="00CD5704" w:rsidRDefault="00CD5704">
            <w:pPr>
              <w:spacing w:after="160" w:line="259" w:lineRule="auto"/>
              <w:ind w:left="0" w:right="0" w:firstLine="0"/>
            </w:pPr>
          </w:p>
        </w:tc>
        <w:tc>
          <w:tcPr>
            <w:tcW w:w="1354" w:type="dxa"/>
            <w:tcBorders>
              <w:top w:val="single" w:sz="4" w:space="0" w:color="000000"/>
              <w:left w:val="single" w:sz="4" w:space="0" w:color="000000"/>
              <w:bottom w:val="single" w:sz="4" w:space="0" w:color="000000"/>
              <w:right w:val="single" w:sz="4" w:space="0" w:color="000000"/>
            </w:tcBorders>
          </w:tcPr>
          <w:p w14:paraId="38BC3FCE" w14:textId="77777777" w:rsidR="00CD5704" w:rsidRDefault="00F36159">
            <w:pPr>
              <w:spacing w:after="0" w:line="259" w:lineRule="auto"/>
              <w:ind w:left="1" w:right="0" w:firstLine="0"/>
            </w:pPr>
            <w:r>
              <w:t xml:space="preserve">steam enthalpy </w:t>
            </w:r>
          </w:p>
        </w:tc>
        <w:tc>
          <w:tcPr>
            <w:tcW w:w="2294" w:type="dxa"/>
            <w:tcBorders>
              <w:top w:val="single" w:sz="4" w:space="0" w:color="000000"/>
              <w:left w:val="single" w:sz="4" w:space="0" w:color="000000"/>
              <w:bottom w:val="single" w:sz="4" w:space="0" w:color="000000"/>
              <w:right w:val="single" w:sz="4" w:space="0" w:color="000000"/>
            </w:tcBorders>
          </w:tcPr>
          <w:p w14:paraId="28E89C20" w14:textId="77777777" w:rsidR="00CD5704" w:rsidRDefault="00CD5704">
            <w:pPr>
              <w:spacing w:after="160" w:line="259" w:lineRule="auto"/>
              <w:ind w:left="0" w:right="0" w:firstLine="0"/>
            </w:pPr>
          </w:p>
        </w:tc>
        <w:tc>
          <w:tcPr>
            <w:tcW w:w="1963" w:type="dxa"/>
            <w:tcBorders>
              <w:top w:val="single" w:sz="4" w:space="0" w:color="000000"/>
              <w:left w:val="single" w:sz="4" w:space="0" w:color="000000"/>
              <w:bottom w:val="single" w:sz="4" w:space="0" w:color="000000"/>
              <w:right w:val="single" w:sz="4" w:space="0" w:color="000000"/>
            </w:tcBorders>
          </w:tcPr>
          <w:p w14:paraId="7EBA4CBD" w14:textId="77777777" w:rsidR="00CD5704" w:rsidRDefault="00CD5704">
            <w:pPr>
              <w:spacing w:after="160" w:line="259" w:lineRule="auto"/>
              <w:ind w:left="0" w:right="0" w:firstLine="0"/>
            </w:pPr>
          </w:p>
        </w:tc>
        <w:tc>
          <w:tcPr>
            <w:tcW w:w="1362" w:type="dxa"/>
            <w:tcBorders>
              <w:top w:val="single" w:sz="4" w:space="0" w:color="000000"/>
              <w:left w:val="single" w:sz="4" w:space="0" w:color="000000"/>
              <w:bottom w:val="single" w:sz="4" w:space="0" w:color="000000"/>
              <w:right w:val="single" w:sz="4" w:space="0" w:color="000000"/>
            </w:tcBorders>
          </w:tcPr>
          <w:p w14:paraId="4C1EFC0D" w14:textId="77777777" w:rsidR="00CD5704" w:rsidRDefault="00CD5704">
            <w:pPr>
              <w:spacing w:after="160" w:line="259" w:lineRule="auto"/>
              <w:ind w:left="0" w:right="0" w:firstLine="0"/>
            </w:pPr>
          </w:p>
        </w:tc>
      </w:tr>
      <w:tr w:rsidR="00CD5704" w14:paraId="62F6ECD2" w14:textId="77777777">
        <w:trPr>
          <w:trHeight w:val="3320"/>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48C5EE05" w14:textId="77777777" w:rsidR="00CD5704" w:rsidRDefault="00F36159">
            <w:pPr>
              <w:spacing w:after="115" w:line="259" w:lineRule="auto"/>
              <w:ind w:left="0" w:right="0" w:firstLine="0"/>
            </w:pPr>
            <w:r>
              <w:rPr>
                <w:b/>
              </w:rPr>
              <w:t>R-</w:t>
            </w:r>
          </w:p>
          <w:p w14:paraId="6C491B7E" w14:textId="77777777" w:rsidR="00CD5704" w:rsidRDefault="00F36159">
            <w:pPr>
              <w:spacing w:after="0" w:line="259" w:lineRule="auto"/>
              <w:ind w:left="0" w:right="0" w:firstLine="0"/>
            </w:pPr>
            <w:r>
              <w:rPr>
                <w:b/>
              </w:rPr>
              <w:t xml:space="preserve">101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4BB09D45" w14:textId="77777777" w:rsidR="00CD5704" w:rsidRDefault="00F36159">
            <w:pPr>
              <w:spacing w:after="0" w:line="259" w:lineRule="auto"/>
              <w:ind w:left="1" w:right="0" w:firstLine="0"/>
            </w:pPr>
            <w:r>
              <w:t xml:space="preserve">Horizontal retorts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518E3A81" w14:textId="77777777" w:rsidR="00CD5704" w:rsidRDefault="00F36159">
            <w:pPr>
              <w:spacing w:after="0" w:line="259" w:lineRule="auto"/>
              <w:ind w:left="1" w:right="0" w:firstLine="0"/>
            </w:pPr>
            <w:r>
              <w:t>144 historical retorts</w:t>
            </w:r>
            <w:r>
              <w:rPr>
                <w:sz w:val="16"/>
              </w:rPr>
              <w:t xml:space="preserve">(2)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586749EB" w14:textId="46A9AAFF" w:rsidR="00CD5704" w:rsidRDefault="00F36159">
            <w:pPr>
              <w:spacing w:after="0" w:line="259" w:lineRule="auto"/>
              <w:ind w:left="1" w:right="44" w:firstLine="0"/>
            </w:pPr>
            <w:r>
              <w:t xml:space="preserve">historical carbonization context and coke/tar byproduct justification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0D8B9B29" w14:textId="77777777" w:rsidR="00CD5704" w:rsidRDefault="00F36159">
            <w:pPr>
              <w:spacing w:after="115" w:line="259" w:lineRule="auto"/>
              <w:ind w:left="1" w:right="0" w:firstLine="0"/>
            </w:pPr>
            <w:r>
              <w:t xml:space="preserve">retort </w:t>
            </w:r>
          </w:p>
          <w:p w14:paraId="3FCC1EC1" w14:textId="77777777" w:rsidR="00CD5704" w:rsidRDefault="00F36159">
            <w:pPr>
              <w:spacing w:after="0" w:line="259" w:lineRule="auto"/>
              <w:ind w:left="1" w:right="0" w:firstLine="0"/>
            </w:pPr>
            <w:r>
              <w:t xml:space="preserve">count/dimensions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14C4A80F" w14:textId="77777777" w:rsidR="00CD5704" w:rsidRDefault="00F36159">
            <w:pPr>
              <w:spacing w:after="115" w:line="259" w:lineRule="auto"/>
              <w:ind w:left="0" w:right="0" w:firstLine="0"/>
            </w:pPr>
            <w:r>
              <w:t xml:space="preserve">retort </w:t>
            </w:r>
          </w:p>
          <w:p w14:paraId="57700809" w14:textId="77777777" w:rsidR="00CD5704" w:rsidRDefault="00F36159">
            <w:pPr>
              <w:spacing w:after="0" w:line="259" w:lineRule="auto"/>
              <w:ind w:left="0" w:right="0" w:firstLine="0"/>
            </w:pPr>
            <w:r>
              <w:t xml:space="preserve">temperature/resid ence time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7FF13122" w14:textId="77777777" w:rsidR="00CD5704" w:rsidRDefault="00F36159">
            <w:pPr>
              <w:spacing w:after="0" w:line="259" w:lineRule="auto"/>
              <w:ind w:left="1" w:right="0" w:firstLine="0"/>
            </w:pPr>
            <w:r>
              <w:t xml:space="preserve">No; historical/h and allocation </w:t>
            </w:r>
          </w:p>
        </w:tc>
      </w:tr>
      <w:tr w:rsidR="00CD5704" w14:paraId="15D70ADB" w14:textId="77777777">
        <w:trPr>
          <w:trHeight w:val="1668"/>
        </w:trPr>
        <w:tc>
          <w:tcPr>
            <w:tcW w:w="645" w:type="dxa"/>
            <w:tcBorders>
              <w:top w:val="single" w:sz="4" w:space="0" w:color="000000"/>
              <w:left w:val="single" w:sz="4" w:space="0" w:color="000000"/>
              <w:bottom w:val="single" w:sz="4" w:space="0" w:color="000000"/>
              <w:right w:val="single" w:sz="4" w:space="0" w:color="000000"/>
            </w:tcBorders>
          </w:tcPr>
          <w:p w14:paraId="35E81DB7" w14:textId="77777777" w:rsidR="00CD5704" w:rsidRDefault="00F36159">
            <w:pPr>
              <w:spacing w:after="115" w:line="259" w:lineRule="auto"/>
              <w:ind w:left="0" w:right="0" w:firstLine="0"/>
            </w:pPr>
            <w:r>
              <w:rPr>
                <w:b/>
              </w:rPr>
              <w:t>R-</w:t>
            </w:r>
          </w:p>
          <w:p w14:paraId="24C8BEC3" w14:textId="77777777" w:rsidR="00CD5704" w:rsidRDefault="00F36159">
            <w:pPr>
              <w:spacing w:after="0" w:line="259" w:lineRule="auto"/>
              <w:ind w:left="0" w:right="0" w:firstLine="0"/>
            </w:pPr>
            <w:r>
              <w:rPr>
                <w:b/>
              </w:rPr>
              <w:t xml:space="preserve">102 </w:t>
            </w:r>
          </w:p>
        </w:tc>
        <w:tc>
          <w:tcPr>
            <w:tcW w:w="1630" w:type="dxa"/>
            <w:tcBorders>
              <w:top w:val="single" w:sz="4" w:space="0" w:color="000000"/>
              <w:left w:val="single" w:sz="4" w:space="0" w:color="000000"/>
              <w:bottom w:val="single" w:sz="4" w:space="0" w:color="000000"/>
              <w:right w:val="single" w:sz="4" w:space="0" w:color="000000"/>
            </w:tcBorders>
          </w:tcPr>
          <w:p w14:paraId="444B0B0B" w14:textId="77777777" w:rsidR="00CD5704" w:rsidRDefault="00F36159">
            <w:pPr>
              <w:spacing w:after="0" w:line="259" w:lineRule="auto"/>
              <w:ind w:left="1" w:right="0" w:firstLine="0"/>
            </w:pPr>
            <w:r>
              <w:t xml:space="preserve">Coke ovens </w:t>
            </w:r>
          </w:p>
        </w:tc>
        <w:tc>
          <w:tcPr>
            <w:tcW w:w="1544" w:type="dxa"/>
            <w:tcBorders>
              <w:top w:val="single" w:sz="4" w:space="0" w:color="000000"/>
              <w:left w:val="single" w:sz="4" w:space="0" w:color="000000"/>
              <w:bottom w:val="single" w:sz="4" w:space="0" w:color="000000"/>
              <w:right w:val="single" w:sz="4" w:space="0" w:color="000000"/>
            </w:tcBorders>
          </w:tcPr>
          <w:p w14:paraId="0DF3746C" w14:textId="77777777" w:rsidR="00CD5704" w:rsidRDefault="00F36159">
            <w:pPr>
              <w:spacing w:after="115" w:line="259" w:lineRule="auto"/>
              <w:ind w:left="1" w:right="0" w:firstLine="0"/>
            </w:pPr>
            <w:r>
              <w:t xml:space="preserve">20 chambers, </w:t>
            </w:r>
          </w:p>
          <w:p w14:paraId="4FC61B64" w14:textId="77777777" w:rsidR="00CD5704" w:rsidRDefault="00F36159">
            <w:pPr>
              <w:spacing w:after="0" w:line="259" w:lineRule="auto"/>
              <w:ind w:left="1" w:right="0" w:firstLine="0"/>
            </w:pPr>
            <w:r>
              <w:t xml:space="preserve">6.5 t/chamber </w:t>
            </w:r>
          </w:p>
        </w:tc>
        <w:tc>
          <w:tcPr>
            <w:tcW w:w="1354" w:type="dxa"/>
            <w:tcBorders>
              <w:top w:val="single" w:sz="4" w:space="0" w:color="000000"/>
              <w:left w:val="single" w:sz="4" w:space="0" w:color="000000"/>
              <w:bottom w:val="single" w:sz="4" w:space="0" w:color="000000"/>
              <w:right w:val="single" w:sz="4" w:space="0" w:color="000000"/>
            </w:tcBorders>
          </w:tcPr>
          <w:p w14:paraId="7E15A217" w14:textId="77777777" w:rsidR="00CD5704" w:rsidRDefault="00F36159">
            <w:pPr>
              <w:spacing w:after="0" w:line="259" w:lineRule="auto"/>
              <w:ind w:left="1" w:right="0" w:firstLine="0"/>
            </w:pPr>
            <w:r>
              <w:t xml:space="preserve">historical coke and oven-gas context </w:t>
            </w:r>
          </w:p>
        </w:tc>
        <w:tc>
          <w:tcPr>
            <w:tcW w:w="2294" w:type="dxa"/>
            <w:tcBorders>
              <w:top w:val="single" w:sz="4" w:space="0" w:color="000000"/>
              <w:left w:val="single" w:sz="4" w:space="0" w:color="000000"/>
              <w:bottom w:val="single" w:sz="4" w:space="0" w:color="000000"/>
              <w:right w:val="single" w:sz="4" w:space="0" w:color="000000"/>
            </w:tcBorders>
          </w:tcPr>
          <w:p w14:paraId="1EF85999" w14:textId="77777777" w:rsidR="00CD5704" w:rsidRDefault="00F36159">
            <w:pPr>
              <w:spacing w:after="0" w:line="259" w:lineRule="auto"/>
              <w:ind w:left="1" w:right="0" w:firstLine="0"/>
            </w:pPr>
            <w:r>
              <w:t xml:space="preserve">chamber count/volume </w:t>
            </w:r>
          </w:p>
        </w:tc>
        <w:tc>
          <w:tcPr>
            <w:tcW w:w="1963" w:type="dxa"/>
            <w:tcBorders>
              <w:top w:val="single" w:sz="4" w:space="0" w:color="000000"/>
              <w:left w:val="single" w:sz="4" w:space="0" w:color="000000"/>
              <w:bottom w:val="single" w:sz="4" w:space="0" w:color="000000"/>
              <w:right w:val="single" w:sz="4" w:space="0" w:color="000000"/>
            </w:tcBorders>
          </w:tcPr>
          <w:p w14:paraId="38920532" w14:textId="77777777" w:rsidR="00CD5704" w:rsidRDefault="00F36159">
            <w:pPr>
              <w:spacing w:after="115" w:line="259" w:lineRule="auto"/>
              <w:ind w:left="0" w:right="0" w:firstLine="0"/>
            </w:pPr>
            <w:r>
              <w:t xml:space="preserve">cycle </w:t>
            </w:r>
          </w:p>
          <w:p w14:paraId="54DE14FF" w14:textId="77777777" w:rsidR="00CD5704" w:rsidRDefault="00F36159">
            <w:pPr>
              <w:spacing w:after="0" w:line="259" w:lineRule="auto"/>
              <w:ind w:left="0" w:right="0" w:firstLine="0"/>
            </w:pPr>
            <w:r>
              <w:t xml:space="preserve">time/temperature </w:t>
            </w:r>
          </w:p>
        </w:tc>
        <w:tc>
          <w:tcPr>
            <w:tcW w:w="1362" w:type="dxa"/>
            <w:tcBorders>
              <w:top w:val="single" w:sz="4" w:space="0" w:color="000000"/>
              <w:left w:val="single" w:sz="4" w:space="0" w:color="000000"/>
              <w:bottom w:val="single" w:sz="4" w:space="0" w:color="000000"/>
              <w:right w:val="single" w:sz="4" w:space="0" w:color="000000"/>
            </w:tcBorders>
          </w:tcPr>
          <w:p w14:paraId="66D85F90" w14:textId="77777777" w:rsidR="00CD5704" w:rsidRDefault="00F36159">
            <w:pPr>
              <w:spacing w:after="0" w:line="259" w:lineRule="auto"/>
              <w:ind w:left="1" w:right="0" w:firstLine="0"/>
            </w:pPr>
            <w:r>
              <w:t xml:space="preserve">No; historical/h and allocation </w:t>
            </w:r>
          </w:p>
        </w:tc>
      </w:tr>
      <w:tr w:rsidR="00CD5704" w14:paraId="5125BAC0" w14:textId="77777777">
        <w:trPr>
          <w:trHeight w:val="3320"/>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75C82A7A" w14:textId="77777777" w:rsidR="00CD5704" w:rsidRDefault="00F36159">
            <w:pPr>
              <w:spacing w:after="0" w:line="358" w:lineRule="auto"/>
              <w:ind w:left="0" w:right="0" w:firstLine="0"/>
            </w:pPr>
            <w:r>
              <w:rPr>
                <w:b/>
              </w:rPr>
              <w:lastRenderedPageBreak/>
              <w:t>R201</w:t>
            </w:r>
          </w:p>
          <w:p w14:paraId="1B128FFF" w14:textId="77777777" w:rsidR="00CD5704" w:rsidRDefault="00F36159">
            <w:pPr>
              <w:spacing w:after="0" w:line="259" w:lineRule="auto"/>
              <w:ind w:left="0" w:right="0" w:firstLine="0"/>
            </w:pPr>
            <w:r>
              <w:rPr>
                <w:b/>
              </w:rPr>
              <w:t xml:space="preserve">A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322ADEE9" w14:textId="77777777" w:rsidR="00CD5704" w:rsidRDefault="00F36159">
            <w:pPr>
              <w:spacing w:after="115" w:line="259" w:lineRule="auto"/>
              <w:ind w:left="1" w:right="0" w:firstLine="0"/>
            </w:pPr>
            <w:r>
              <w:t xml:space="preserve">RYIELD </w:t>
            </w:r>
          </w:p>
          <w:p w14:paraId="31B6701B" w14:textId="77777777" w:rsidR="00CD5704" w:rsidRDefault="00F36159">
            <w:pPr>
              <w:spacing w:after="0" w:line="259" w:lineRule="auto"/>
              <w:ind w:left="1" w:right="0" w:firstLine="0"/>
            </w:pPr>
            <w:r>
              <w:t xml:space="preserve">decomposer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3EF77F05" w14:textId="77777777" w:rsidR="00CD5704" w:rsidRDefault="00F36159">
            <w:pPr>
              <w:spacing w:after="115" w:line="259" w:lineRule="auto"/>
              <w:ind w:left="1" w:right="0" w:firstLine="0"/>
            </w:pPr>
            <w:r>
              <w:t xml:space="preserve">Aspen </w:t>
            </w:r>
          </w:p>
          <w:p w14:paraId="37D0BA09" w14:textId="77777777" w:rsidR="00CD5704" w:rsidRDefault="00F36159">
            <w:pPr>
              <w:spacing w:after="0" w:line="259" w:lineRule="auto"/>
              <w:ind w:left="1" w:right="0" w:firstLine="0"/>
            </w:pPr>
            <w:r>
              <w:t xml:space="preserve">calculation block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5D7DAF3A" w14:textId="77777777" w:rsidR="00CD5704" w:rsidRDefault="00F36159">
            <w:pPr>
              <w:spacing w:after="0" w:line="358" w:lineRule="auto"/>
              <w:ind w:left="1" w:right="0" w:firstLine="0"/>
            </w:pPr>
            <w:r>
              <w:t xml:space="preserve">7,100 kg/h nonconvention al coal </w:t>
            </w:r>
          </w:p>
          <w:p w14:paraId="39B83A9C" w14:textId="77777777" w:rsidR="00CD5704" w:rsidRDefault="00F36159">
            <w:pPr>
              <w:spacing w:after="115" w:line="259" w:lineRule="auto"/>
              <w:ind w:left="1" w:right="0" w:firstLine="0"/>
            </w:pPr>
            <w:r>
              <w:t>decompose</w:t>
            </w:r>
          </w:p>
          <w:p w14:paraId="6BAD33C8" w14:textId="77777777" w:rsidR="00CD5704" w:rsidRDefault="00F36159">
            <w:pPr>
              <w:spacing w:after="0" w:line="259" w:lineRule="auto"/>
              <w:ind w:left="1" w:right="0" w:firstLine="0"/>
            </w:pPr>
            <w:r>
              <w:t xml:space="preserve">d to convention al species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6EA879F0" w14:textId="77777777" w:rsidR="00CD5704" w:rsidRDefault="00F36159">
            <w:pPr>
              <w:spacing w:after="0" w:line="259" w:lineRule="auto"/>
              <w:ind w:left="1" w:right="0" w:firstLine="0"/>
            </w:pPr>
            <w:r>
              <w:t xml:space="preserve">not physical equipment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505AD6CF" w14:textId="77777777" w:rsidR="00CD5704" w:rsidRDefault="00F36159">
            <w:pPr>
              <w:spacing w:after="0" w:line="259" w:lineRule="auto"/>
              <w:ind w:left="0" w:right="0" w:firstLine="0"/>
            </w:pPr>
            <w:r>
              <w:t xml:space="preserve">yield distribution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47EFAF52" w14:textId="77777777" w:rsidR="00CD5704" w:rsidRDefault="00F36159">
            <w:pPr>
              <w:spacing w:after="0" w:line="259" w:lineRule="auto"/>
              <w:ind w:left="1" w:right="0" w:firstLine="0"/>
            </w:pPr>
            <w:r>
              <w:t xml:space="preserve">Yes </w:t>
            </w:r>
          </w:p>
        </w:tc>
      </w:tr>
      <w:tr w:rsidR="00CD5704" w14:paraId="0BAE00FF" w14:textId="77777777">
        <w:trPr>
          <w:trHeight w:val="3739"/>
        </w:trPr>
        <w:tc>
          <w:tcPr>
            <w:tcW w:w="645" w:type="dxa"/>
            <w:tcBorders>
              <w:top w:val="single" w:sz="4" w:space="0" w:color="000000"/>
              <w:left w:val="single" w:sz="4" w:space="0" w:color="000000"/>
              <w:bottom w:val="single" w:sz="4" w:space="0" w:color="000000"/>
              <w:right w:val="single" w:sz="4" w:space="0" w:color="000000"/>
            </w:tcBorders>
          </w:tcPr>
          <w:p w14:paraId="2F7A290C" w14:textId="77777777" w:rsidR="00CD5704" w:rsidRDefault="00F36159">
            <w:pPr>
              <w:spacing w:after="115" w:line="259" w:lineRule="auto"/>
              <w:ind w:left="0" w:right="0" w:firstLine="0"/>
            </w:pPr>
            <w:r>
              <w:rPr>
                <w:b/>
              </w:rPr>
              <w:t>M-</w:t>
            </w:r>
          </w:p>
          <w:p w14:paraId="7C858E44" w14:textId="77777777" w:rsidR="00CD5704" w:rsidRDefault="00F36159">
            <w:pPr>
              <w:spacing w:after="0" w:line="259" w:lineRule="auto"/>
              <w:ind w:left="0" w:right="0" w:firstLine="0"/>
            </w:pPr>
            <w:r>
              <w:rPr>
                <w:b/>
              </w:rPr>
              <w:t xml:space="preserve">101 </w:t>
            </w:r>
          </w:p>
        </w:tc>
        <w:tc>
          <w:tcPr>
            <w:tcW w:w="1630" w:type="dxa"/>
            <w:tcBorders>
              <w:top w:val="single" w:sz="4" w:space="0" w:color="000000"/>
              <w:left w:val="single" w:sz="4" w:space="0" w:color="000000"/>
              <w:bottom w:val="single" w:sz="4" w:space="0" w:color="000000"/>
              <w:right w:val="single" w:sz="4" w:space="0" w:color="000000"/>
            </w:tcBorders>
          </w:tcPr>
          <w:p w14:paraId="2AAFCFE6" w14:textId="77777777" w:rsidR="00CD5704" w:rsidRDefault="00F36159">
            <w:pPr>
              <w:spacing w:after="0" w:line="259" w:lineRule="auto"/>
              <w:ind w:left="1" w:right="0" w:firstLine="0"/>
            </w:pPr>
            <w:r>
              <w:t xml:space="preserve">Mixer </w:t>
            </w:r>
          </w:p>
        </w:tc>
        <w:tc>
          <w:tcPr>
            <w:tcW w:w="1544" w:type="dxa"/>
            <w:tcBorders>
              <w:top w:val="single" w:sz="4" w:space="0" w:color="000000"/>
              <w:left w:val="single" w:sz="4" w:space="0" w:color="000000"/>
              <w:bottom w:val="single" w:sz="4" w:space="0" w:color="000000"/>
              <w:right w:val="single" w:sz="4" w:space="0" w:color="000000"/>
            </w:tcBorders>
          </w:tcPr>
          <w:p w14:paraId="35C77483" w14:textId="77777777" w:rsidR="00CD5704" w:rsidRDefault="00F36159">
            <w:pPr>
              <w:spacing w:after="0" w:line="259" w:lineRule="auto"/>
              <w:ind w:left="1" w:right="0" w:firstLine="0"/>
            </w:pPr>
            <w: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3FCD83C8" w14:textId="77777777" w:rsidR="00CD5704" w:rsidRDefault="00F36159">
            <w:pPr>
              <w:spacing w:after="115" w:line="259" w:lineRule="auto"/>
              <w:ind w:left="1" w:right="0" w:firstLine="0"/>
            </w:pPr>
            <w:r>
              <w:t xml:space="preserve">COAL </w:t>
            </w:r>
          </w:p>
          <w:p w14:paraId="4A45605B" w14:textId="77777777" w:rsidR="00CD5704" w:rsidRDefault="00F36159">
            <w:pPr>
              <w:spacing w:after="0" w:line="357" w:lineRule="auto"/>
              <w:ind w:left="1" w:right="44" w:firstLine="0"/>
            </w:pPr>
            <w:r>
              <w:t>decomposit ion products + 9,000 kg/h steam → 16,100 kg/h S-</w:t>
            </w:r>
          </w:p>
          <w:p w14:paraId="628E4E96" w14:textId="77777777" w:rsidR="00CD5704" w:rsidRDefault="00F36159">
            <w:pPr>
              <w:spacing w:after="0" w:line="259" w:lineRule="auto"/>
              <w:ind w:left="1" w:right="0" w:firstLine="0"/>
            </w:pPr>
            <w:r>
              <w:t xml:space="preserve">MIX </w:t>
            </w:r>
          </w:p>
        </w:tc>
        <w:tc>
          <w:tcPr>
            <w:tcW w:w="2294" w:type="dxa"/>
            <w:tcBorders>
              <w:top w:val="single" w:sz="4" w:space="0" w:color="000000"/>
              <w:left w:val="single" w:sz="4" w:space="0" w:color="000000"/>
              <w:bottom w:val="single" w:sz="4" w:space="0" w:color="000000"/>
              <w:right w:val="single" w:sz="4" w:space="0" w:color="000000"/>
            </w:tcBorders>
          </w:tcPr>
          <w:p w14:paraId="0869ADEE" w14:textId="77777777" w:rsidR="00CD5704" w:rsidRDefault="00F36159">
            <w:pPr>
              <w:spacing w:after="0" w:line="259" w:lineRule="auto"/>
              <w:ind w:left="1" w:right="0" w:firstLine="0"/>
            </w:pPr>
            <w:r>
              <w:t xml:space="preserve">line/mixer capacity </w:t>
            </w:r>
          </w:p>
        </w:tc>
        <w:tc>
          <w:tcPr>
            <w:tcW w:w="1963" w:type="dxa"/>
            <w:tcBorders>
              <w:top w:val="single" w:sz="4" w:space="0" w:color="000000"/>
              <w:left w:val="single" w:sz="4" w:space="0" w:color="000000"/>
              <w:bottom w:val="single" w:sz="4" w:space="0" w:color="000000"/>
              <w:right w:val="single" w:sz="4" w:space="0" w:color="000000"/>
            </w:tcBorders>
          </w:tcPr>
          <w:p w14:paraId="59424A58" w14:textId="77777777" w:rsidR="00CD5704" w:rsidRDefault="00F36159">
            <w:pPr>
              <w:spacing w:after="0" w:line="259" w:lineRule="auto"/>
              <w:ind w:left="0" w:right="0" w:firstLine="0"/>
            </w:pPr>
            <w:r>
              <w:t xml:space="preserve">steam-to-coal ratio </w:t>
            </w:r>
          </w:p>
        </w:tc>
        <w:tc>
          <w:tcPr>
            <w:tcW w:w="1362" w:type="dxa"/>
            <w:tcBorders>
              <w:top w:val="single" w:sz="4" w:space="0" w:color="000000"/>
              <w:left w:val="single" w:sz="4" w:space="0" w:color="000000"/>
              <w:bottom w:val="single" w:sz="4" w:space="0" w:color="000000"/>
              <w:right w:val="single" w:sz="4" w:space="0" w:color="000000"/>
            </w:tcBorders>
          </w:tcPr>
          <w:p w14:paraId="5F2AE55D" w14:textId="77777777" w:rsidR="00CD5704" w:rsidRDefault="00F36159">
            <w:pPr>
              <w:spacing w:after="0" w:line="259" w:lineRule="auto"/>
              <w:ind w:left="1" w:right="0" w:firstLine="0"/>
            </w:pPr>
            <w:r>
              <w:t xml:space="preserve">Yes </w:t>
            </w:r>
          </w:p>
        </w:tc>
      </w:tr>
    </w:tbl>
    <w:p w14:paraId="2D68F2CE" w14:textId="77777777" w:rsidR="00CD5704" w:rsidRDefault="00CD5704">
      <w:pPr>
        <w:spacing w:after="0" w:line="259" w:lineRule="auto"/>
        <w:ind w:left="-720" w:right="515" w:firstLine="0"/>
      </w:pPr>
    </w:p>
    <w:tbl>
      <w:tblPr>
        <w:tblStyle w:val="TableGrid"/>
        <w:tblW w:w="10790" w:type="dxa"/>
        <w:tblInd w:w="6" w:type="dxa"/>
        <w:tblCellMar>
          <w:top w:w="60" w:type="dxa"/>
          <w:left w:w="107" w:type="dxa"/>
          <w:right w:w="54" w:type="dxa"/>
        </w:tblCellMar>
        <w:tblLook w:val="04A0" w:firstRow="1" w:lastRow="0" w:firstColumn="1" w:lastColumn="0" w:noHBand="0" w:noVBand="1"/>
      </w:tblPr>
      <w:tblGrid>
        <w:gridCol w:w="696"/>
        <w:gridCol w:w="1619"/>
        <w:gridCol w:w="1505"/>
        <w:gridCol w:w="1403"/>
        <w:gridCol w:w="2279"/>
        <w:gridCol w:w="1952"/>
        <w:gridCol w:w="1336"/>
      </w:tblGrid>
      <w:tr w:rsidR="00CD5704" w14:paraId="3039488E" w14:textId="77777777">
        <w:trPr>
          <w:trHeight w:val="4148"/>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2E379D35" w14:textId="77777777" w:rsidR="00CD5704" w:rsidRDefault="00F36159">
            <w:pPr>
              <w:spacing w:after="3" w:line="356" w:lineRule="auto"/>
              <w:ind w:left="0" w:right="0" w:firstLine="0"/>
            </w:pPr>
            <w:r>
              <w:rPr>
                <w:b/>
              </w:rPr>
              <w:t>R201</w:t>
            </w:r>
          </w:p>
          <w:p w14:paraId="2696C1F6" w14:textId="77777777" w:rsidR="00CD5704" w:rsidRDefault="00F36159">
            <w:pPr>
              <w:spacing w:after="0" w:line="259" w:lineRule="auto"/>
              <w:ind w:left="0" w:right="0" w:firstLine="0"/>
            </w:pPr>
            <w:r>
              <w:rPr>
                <w:b/>
              </w:rPr>
              <w:t xml:space="preserve">B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009BCDB1" w14:textId="77777777" w:rsidR="00CD5704" w:rsidRDefault="00F36159">
            <w:pPr>
              <w:spacing w:after="3" w:line="356" w:lineRule="auto"/>
              <w:ind w:left="1" w:right="0" w:firstLine="0"/>
            </w:pPr>
            <w:r>
              <w:t xml:space="preserve">Water-gas generator / </w:t>
            </w:r>
          </w:p>
          <w:p w14:paraId="742EB22D" w14:textId="77777777" w:rsidR="00CD5704" w:rsidRDefault="00F36159">
            <w:pPr>
              <w:spacing w:after="0" w:line="259" w:lineRule="auto"/>
              <w:ind w:left="1" w:right="0" w:firstLine="0"/>
            </w:pPr>
            <w:r>
              <w:t xml:space="preserve">RGIBBS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3E764F00" w14:textId="77777777" w:rsidR="00CD5704" w:rsidRDefault="00F36159">
            <w:pPr>
              <w:spacing w:after="1" w:line="357" w:lineRule="auto"/>
              <w:ind w:left="1" w:right="0" w:firstLine="0"/>
            </w:pPr>
            <w:r>
              <w:t xml:space="preserve">6 historical machines; 1 equivalent Aspen </w:t>
            </w:r>
          </w:p>
          <w:p w14:paraId="5BC19288" w14:textId="77777777" w:rsidR="00CD5704" w:rsidRDefault="00F36159">
            <w:pPr>
              <w:spacing w:after="0" w:line="259" w:lineRule="auto"/>
              <w:ind w:left="1" w:right="0" w:firstLine="0"/>
            </w:pPr>
            <w:r>
              <w:t xml:space="preserve">reactor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2C1F5BF3" w14:textId="77777777" w:rsidR="00CD5704" w:rsidRDefault="00F36159">
            <w:pPr>
              <w:spacing w:after="1" w:line="357" w:lineRule="auto"/>
              <w:ind w:left="1" w:right="0" w:firstLine="0"/>
            </w:pPr>
            <w:r>
              <w:t xml:space="preserve">170,000 Nm³/day product target; </w:t>
            </w:r>
          </w:p>
          <w:p w14:paraId="4A174C5F" w14:textId="77777777" w:rsidR="00CD5704" w:rsidRDefault="00F36159">
            <w:pPr>
              <w:spacing w:after="0" w:line="259" w:lineRule="auto"/>
              <w:ind w:left="1" w:right="0" w:firstLine="0"/>
            </w:pPr>
            <w:r>
              <w:t xml:space="preserve">28,333 Nm³/day per historical machine equivalent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7AD9C335" w14:textId="77777777" w:rsidR="00CD5704" w:rsidRDefault="00F36159">
            <w:pPr>
              <w:spacing w:after="112" w:line="259" w:lineRule="auto"/>
              <w:ind w:left="1" w:right="0" w:firstLine="0"/>
            </w:pPr>
            <w:r>
              <w:t xml:space="preserve">reactor </w:t>
            </w:r>
          </w:p>
          <w:p w14:paraId="0F22BB46" w14:textId="77777777" w:rsidR="00CD5704" w:rsidRDefault="00F36159">
            <w:pPr>
              <w:spacing w:after="115" w:line="259" w:lineRule="auto"/>
              <w:ind w:left="1" w:right="0" w:firstLine="0"/>
            </w:pPr>
            <w:r>
              <w:t>volume/refractory/m</w:t>
            </w:r>
          </w:p>
          <w:p w14:paraId="42771903" w14:textId="77777777" w:rsidR="00CD5704" w:rsidRDefault="00F36159">
            <w:pPr>
              <w:spacing w:after="0" w:line="259" w:lineRule="auto"/>
              <w:ind w:left="1" w:right="0" w:firstLine="0"/>
            </w:pPr>
            <w:r>
              <w:t xml:space="preserve">aterial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6E0764D9" w14:textId="77777777" w:rsidR="00CD5704" w:rsidRDefault="00F36159">
            <w:pPr>
              <w:spacing w:after="0" w:line="259" w:lineRule="auto"/>
              <w:ind w:left="0" w:right="22" w:firstLine="0"/>
            </w:pPr>
            <w:r>
              <w:t xml:space="preserve">T = 1050 °C, P = 1.1 bar, steam rate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2CB4D417" w14:textId="77777777" w:rsidR="00CD5704" w:rsidRDefault="00F36159">
            <w:pPr>
              <w:spacing w:after="0" w:line="259" w:lineRule="auto"/>
              <w:ind w:left="1" w:right="0" w:firstLine="0"/>
            </w:pPr>
            <w:r>
              <w:t xml:space="preserve">Yes </w:t>
            </w:r>
          </w:p>
        </w:tc>
      </w:tr>
      <w:tr w:rsidR="00CD5704" w14:paraId="62D0D6C4" w14:textId="77777777">
        <w:trPr>
          <w:trHeight w:val="3738"/>
        </w:trPr>
        <w:tc>
          <w:tcPr>
            <w:tcW w:w="645" w:type="dxa"/>
            <w:tcBorders>
              <w:top w:val="single" w:sz="4" w:space="0" w:color="000000"/>
              <w:left w:val="single" w:sz="4" w:space="0" w:color="000000"/>
              <w:bottom w:val="single" w:sz="4" w:space="0" w:color="000000"/>
              <w:right w:val="single" w:sz="4" w:space="0" w:color="000000"/>
            </w:tcBorders>
          </w:tcPr>
          <w:p w14:paraId="20A12D08" w14:textId="77777777" w:rsidR="00CD5704" w:rsidRDefault="00F36159">
            <w:pPr>
              <w:spacing w:after="112" w:line="259" w:lineRule="auto"/>
              <w:ind w:left="0" w:right="0" w:firstLine="0"/>
            </w:pPr>
            <w:r>
              <w:rPr>
                <w:b/>
              </w:rPr>
              <w:lastRenderedPageBreak/>
              <w:t>E-</w:t>
            </w:r>
          </w:p>
          <w:p w14:paraId="62493D48" w14:textId="77777777" w:rsidR="00CD5704" w:rsidRDefault="00F36159">
            <w:pPr>
              <w:spacing w:after="0" w:line="259" w:lineRule="auto"/>
              <w:ind w:left="0" w:right="0" w:firstLine="0"/>
            </w:pPr>
            <w:r>
              <w:rPr>
                <w:b/>
              </w:rPr>
              <w:t xml:space="preserve">201 </w:t>
            </w:r>
          </w:p>
        </w:tc>
        <w:tc>
          <w:tcPr>
            <w:tcW w:w="1630" w:type="dxa"/>
            <w:tcBorders>
              <w:top w:val="single" w:sz="4" w:space="0" w:color="000000"/>
              <w:left w:val="single" w:sz="4" w:space="0" w:color="000000"/>
              <w:bottom w:val="single" w:sz="4" w:space="0" w:color="000000"/>
              <w:right w:val="single" w:sz="4" w:space="0" w:color="000000"/>
            </w:tcBorders>
          </w:tcPr>
          <w:p w14:paraId="2EC0E7E5" w14:textId="77777777" w:rsidR="00CD5704" w:rsidRDefault="00F36159">
            <w:pPr>
              <w:spacing w:after="0" w:line="259" w:lineRule="auto"/>
              <w:ind w:left="1" w:right="0" w:firstLine="0"/>
            </w:pPr>
            <w:r>
              <w:t xml:space="preserve">Primary cooler/conden ser </w:t>
            </w:r>
          </w:p>
        </w:tc>
        <w:tc>
          <w:tcPr>
            <w:tcW w:w="1544" w:type="dxa"/>
            <w:tcBorders>
              <w:top w:val="single" w:sz="4" w:space="0" w:color="000000"/>
              <w:left w:val="single" w:sz="4" w:space="0" w:color="000000"/>
              <w:bottom w:val="single" w:sz="4" w:space="0" w:color="000000"/>
              <w:right w:val="single" w:sz="4" w:space="0" w:color="000000"/>
            </w:tcBorders>
          </w:tcPr>
          <w:p w14:paraId="398D15E2" w14:textId="77777777" w:rsidR="00CD5704" w:rsidRDefault="00F36159">
            <w:pPr>
              <w:spacing w:after="0" w:line="259" w:lineRule="auto"/>
              <w:ind w:left="1" w:right="0" w:firstLine="0"/>
            </w:pPr>
            <w: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748D42D5" w14:textId="77777777" w:rsidR="00CD5704" w:rsidRDefault="00F36159">
            <w:pPr>
              <w:spacing w:after="2" w:line="357" w:lineRule="auto"/>
              <w:ind w:left="1" w:right="27" w:firstLine="0"/>
            </w:pPr>
            <w:r>
              <w:t xml:space="preserve">16,100 kg/h raw gas cooled from 1050 </w:t>
            </w:r>
          </w:p>
          <w:p w14:paraId="6A49ED5F" w14:textId="77777777" w:rsidR="00CD5704" w:rsidRDefault="00F36159">
            <w:pPr>
              <w:spacing w:after="0" w:line="259" w:lineRule="auto"/>
              <w:ind w:left="1" w:right="0" w:firstLine="0"/>
            </w:pPr>
            <w:r>
              <w:t xml:space="preserve">°C to ~40 °C; allocated duty 52 GJ/h </w:t>
            </w:r>
          </w:p>
        </w:tc>
        <w:tc>
          <w:tcPr>
            <w:tcW w:w="2294" w:type="dxa"/>
            <w:tcBorders>
              <w:top w:val="single" w:sz="4" w:space="0" w:color="000000"/>
              <w:left w:val="single" w:sz="4" w:space="0" w:color="000000"/>
              <w:bottom w:val="single" w:sz="4" w:space="0" w:color="000000"/>
              <w:right w:val="single" w:sz="4" w:space="0" w:color="000000"/>
            </w:tcBorders>
          </w:tcPr>
          <w:p w14:paraId="3124496D" w14:textId="77777777" w:rsidR="00CD5704" w:rsidRDefault="00F36159">
            <w:pPr>
              <w:spacing w:after="0" w:line="259" w:lineRule="auto"/>
              <w:ind w:left="1" w:right="0" w:firstLine="0"/>
            </w:pPr>
            <w:r>
              <w:t xml:space="preserve">heat-transfer area, metallurgy </w:t>
            </w:r>
          </w:p>
        </w:tc>
        <w:tc>
          <w:tcPr>
            <w:tcW w:w="1963" w:type="dxa"/>
            <w:tcBorders>
              <w:top w:val="single" w:sz="4" w:space="0" w:color="000000"/>
              <w:left w:val="single" w:sz="4" w:space="0" w:color="000000"/>
              <w:bottom w:val="single" w:sz="4" w:space="0" w:color="000000"/>
              <w:right w:val="single" w:sz="4" w:space="0" w:color="000000"/>
            </w:tcBorders>
          </w:tcPr>
          <w:p w14:paraId="5821B45C" w14:textId="77777777" w:rsidR="00CD5704" w:rsidRDefault="00F36159">
            <w:pPr>
              <w:spacing w:after="112" w:line="259" w:lineRule="auto"/>
              <w:ind w:left="0" w:right="0" w:firstLine="0"/>
            </w:pPr>
            <w:r>
              <w:t xml:space="preserve">outlet </w:t>
            </w:r>
          </w:p>
          <w:p w14:paraId="20111E7E" w14:textId="77777777" w:rsidR="00CD5704" w:rsidRDefault="00F36159">
            <w:pPr>
              <w:spacing w:after="0" w:line="259" w:lineRule="auto"/>
              <w:ind w:left="0" w:right="0" w:firstLine="0"/>
            </w:pPr>
            <w:r>
              <w:t xml:space="preserve">temperature/cooli ng water </w:t>
            </w:r>
          </w:p>
        </w:tc>
        <w:tc>
          <w:tcPr>
            <w:tcW w:w="1362" w:type="dxa"/>
            <w:tcBorders>
              <w:top w:val="single" w:sz="4" w:space="0" w:color="000000"/>
              <w:left w:val="single" w:sz="4" w:space="0" w:color="000000"/>
              <w:bottom w:val="single" w:sz="4" w:space="0" w:color="000000"/>
              <w:right w:val="single" w:sz="4" w:space="0" w:color="000000"/>
            </w:tcBorders>
          </w:tcPr>
          <w:p w14:paraId="4BCB7EEC" w14:textId="77777777" w:rsidR="00CD5704" w:rsidRDefault="00F36159">
            <w:pPr>
              <w:spacing w:after="112" w:line="259" w:lineRule="auto"/>
              <w:ind w:left="1" w:right="0" w:firstLine="0"/>
            </w:pPr>
            <w:r>
              <w:t xml:space="preserve">PFD </w:t>
            </w:r>
          </w:p>
          <w:p w14:paraId="58D0F195" w14:textId="77777777" w:rsidR="00CD5704" w:rsidRDefault="00F36159">
            <w:pPr>
              <w:spacing w:after="0" w:line="259" w:lineRule="auto"/>
              <w:ind w:left="1" w:right="0" w:firstLine="0"/>
            </w:pPr>
            <w:r>
              <w:t xml:space="preserve">allocation </w:t>
            </w:r>
          </w:p>
        </w:tc>
      </w:tr>
      <w:tr w:rsidR="00CD5704" w14:paraId="49217617" w14:textId="77777777">
        <w:trPr>
          <w:trHeight w:val="2905"/>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00CBFDCA" w14:textId="77777777" w:rsidR="00CD5704" w:rsidRDefault="00F36159">
            <w:pPr>
              <w:spacing w:after="112" w:line="259" w:lineRule="auto"/>
              <w:ind w:left="0" w:right="0" w:firstLine="0"/>
            </w:pPr>
            <w:r>
              <w:rPr>
                <w:b/>
              </w:rPr>
              <w:t>V-</w:t>
            </w:r>
          </w:p>
          <w:p w14:paraId="2CD3E708" w14:textId="77777777" w:rsidR="00CD5704" w:rsidRDefault="00F36159">
            <w:pPr>
              <w:spacing w:after="0" w:line="259" w:lineRule="auto"/>
              <w:ind w:left="0" w:right="0" w:firstLine="0"/>
            </w:pPr>
            <w:r>
              <w:rPr>
                <w:b/>
              </w:rPr>
              <w:t xml:space="preserve">301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5852DDAC" w14:textId="77777777" w:rsidR="00CD5704" w:rsidRDefault="00F36159">
            <w:pPr>
              <w:spacing w:after="0" w:line="259" w:lineRule="auto"/>
              <w:ind w:left="1" w:right="0" w:firstLine="0"/>
            </w:pPr>
            <w:r>
              <w:t xml:space="preserve">Tar decanter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7E0EE490" w14:textId="77777777" w:rsidR="00CD5704" w:rsidRDefault="00F36159">
            <w:pPr>
              <w:spacing w:after="0" w:line="259" w:lineRule="auto"/>
              <w:ind w:left="1" w:right="0" w:firstLine="0"/>
            </w:pPr>
            <w:r>
              <w:t xml:space="preserve">1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1C635F00" w14:textId="77777777" w:rsidR="00CD5704" w:rsidRDefault="00F36159">
            <w:pPr>
              <w:spacing w:after="0" w:line="259" w:lineRule="auto"/>
              <w:ind w:left="1" w:right="27" w:firstLine="0"/>
            </w:pPr>
            <w:r>
              <w:t xml:space="preserve">separates 280 kg/h tar and 10,076 kg/h liquor/purg e allocation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2B40520D" w14:textId="77777777" w:rsidR="00CD5704" w:rsidRDefault="00F36159">
            <w:pPr>
              <w:spacing w:after="0" w:line="259" w:lineRule="auto"/>
              <w:ind w:left="1" w:right="0" w:firstLine="0"/>
            </w:pPr>
            <w:r>
              <w:t xml:space="preserve">residence time, volume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5D988866" w14:textId="77777777" w:rsidR="00CD5704" w:rsidRDefault="00F36159">
            <w:pPr>
              <w:spacing w:after="0" w:line="259" w:lineRule="auto"/>
              <w:ind w:left="0" w:right="0" w:firstLine="0"/>
            </w:pPr>
            <w:r>
              <w:t xml:space="preserve">temperature, split fraction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3FB59C6D" w14:textId="77777777" w:rsidR="00CD5704" w:rsidRDefault="00F36159">
            <w:pPr>
              <w:spacing w:after="112" w:line="259" w:lineRule="auto"/>
              <w:ind w:left="1" w:right="0" w:firstLine="0"/>
            </w:pPr>
            <w:r>
              <w:t xml:space="preserve">PFD </w:t>
            </w:r>
          </w:p>
          <w:p w14:paraId="353EE69A" w14:textId="77777777" w:rsidR="00CD5704" w:rsidRDefault="00F36159">
            <w:pPr>
              <w:spacing w:after="0" w:line="259" w:lineRule="auto"/>
              <w:ind w:left="1" w:right="0" w:firstLine="0"/>
            </w:pPr>
            <w:r>
              <w:t xml:space="preserve">allocation </w:t>
            </w:r>
          </w:p>
        </w:tc>
      </w:tr>
      <w:tr w:rsidR="00CD5704" w14:paraId="7A06582D" w14:textId="77777777">
        <w:trPr>
          <w:trHeight w:val="2495"/>
        </w:trPr>
        <w:tc>
          <w:tcPr>
            <w:tcW w:w="645" w:type="dxa"/>
            <w:tcBorders>
              <w:top w:val="single" w:sz="4" w:space="0" w:color="000000"/>
              <w:left w:val="single" w:sz="4" w:space="0" w:color="000000"/>
              <w:bottom w:val="single" w:sz="4" w:space="0" w:color="000000"/>
              <w:right w:val="single" w:sz="4" w:space="0" w:color="000000"/>
            </w:tcBorders>
          </w:tcPr>
          <w:p w14:paraId="23BC2986" w14:textId="77777777" w:rsidR="00CD5704" w:rsidRDefault="00F36159">
            <w:pPr>
              <w:spacing w:after="115" w:line="259" w:lineRule="auto"/>
              <w:ind w:left="0" w:right="0" w:firstLine="0"/>
            </w:pPr>
            <w:r>
              <w:rPr>
                <w:b/>
              </w:rPr>
              <w:t>C-</w:t>
            </w:r>
          </w:p>
          <w:p w14:paraId="0491B301" w14:textId="77777777" w:rsidR="00CD5704" w:rsidRDefault="00F36159">
            <w:pPr>
              <w:spacing w:after="0" w:line="259" w:lineRule="auto"/>
              <w:ind w:left="0" w:right="0" w:firstLine="0"/>
            </w:pPr>
            <w:r>
              <w:rPr>
                <w:b/>
              </w:rPr>
              <w:t xml:space="preserve">201 </w:t>
            </w:r>
          </w:p>
        </w:tc>
        <w:tc>
          <w:tcPr>
            <w:tcW w:w="1630" w:type="dxa"/>
            <w:tcBorders>
              <w:top w:val="single" w:sz="4" w:space="0" w:color="000000"/>
              <w:left w:val="single" w:sz="4" w:space="0" w:color="000000"/>
              <w:bottom w:val="single" w:sz="4" w:space="0" w:color="000000"/>
              <w:right w:val="single" w:sz="4" w:space="0" w:color="000000"/>
            </w:tcBorders>
          </w:tcPr>
          <w:p w14:paraId="648CDF1D" w14:textId="77777777" w:rsidR="00CD5704" w:rsidRDefault="00F36159">
            <w:pPr>
              <w:spacing w:after="0" w:line="259" w:lineRule="auto"/>
              <w:ind w:left="1" w:right="0" w:firstLine="0"/>
            </w:pPr>
            <w:r>
              <w:t xml:space="preserve">Exhauster/blo wer </w:t>
            </w:r>
          </w:p>
        </w:tc>
        <w:tc>
          <w:tcPr>
            <w:tcW w:w="1544" w:type="dxa"/>
            <w:tcBorders>
              <w:top w:val="single" w:sz="4" w:space="0" w:color="000000"/>
              <w:left w:val="single" w:sz="4" w:space="0" w:color="000000"/>
              <w:bottom w:val="single" w:sz="4" w:space="0" w:color="000000"/>
              <w:right w:val="single" w:sz="4" w:space="0" w:color="000000"/>
            </w:tcBorders>
          </w:tcPr>
          <w:p w14:paraId="0B584CC1" w14:textId="77777777" w:rsidR="00CD5704" w:rsidRDefault="00F36159">
            <w:pPr>
              <w:spacing w:after="0" w:line="259" w:lineRule="auto"/>
              <w:ind w:left="1" w:right="0" w:firstLine="0"/>
            </w:pPr>
            <w: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55854D32" w14:textId="77777777" w:rsidR="00CD5704" w:rsidRDefault="00F36159">
            <w:pPr>
              <w:spacing w:after="1" w:line="357" w:lineRule="auto"/>
              <w:ind w:left="1" w:right="0" w:firstLine="0"/>
            </w:pPr>
            <w:r>
              <w:t xml:space="preserve">moves raw/clean gas at low pressure; product = </w:t>
            </w:r>
          </w:p>
          <w:p w14:paraId="75EF6322" w14:textId="77777777" w:rsidR="00CD5704" w:rsidRDefault="00F36159">
            <w:pPr>
              <w:spacing w:after="0" w:line="259" w:lineRule="auto"/>
              <w:ind w:left="1" w:right="0" w:firstLine="0"/>
            </w:pPr>
            <w:r>
              <w:t xml:space="preserve">316 kmol/h </w:t>
            </w:r>
          </w:p>
        </w:tc>
        <w:tc>
          <w:tcPr>
            <w:tcW w:w="2294" w:type="dxa"/>
            <w:tcBorders>
              <w:top w:val="single" w:sz="4" w:space="0" w:color="000000"/>
              <w:left w:val="single" w:sz="4" w:space="0" w:color="000000"/>
              <w:bottom w:val="single" w:sz="4" w:space="0" w:color="000000"/>
              <w:right w:val="single" w:sz="4" w:space="0" w:color="000000"/>
            </w:tcBorders>
          </w:tcPr>
          <w:p w14:paraId="7BBB05BC" w14:textId="77777777" w:rsidR="00CD5704" w:rsidRDefault="00F36159">
            <w:pPr>
              <w:spacing w:after="0" w:line="259" w:lineRule="auto"/>
              <w:ind w:left="1" w:right="0" w:firstLine="0"/>
            </w:pPr>
            <w:r>
              <w:t xml:space="preserve">blower size/material </w:t>
            </w:r>
          </w:p>
        </w:tc>
        <w:tc>
          <w:tcPr>
            <w:tcW w:w="1963" w:type="dxa"/>
            <w:tcBorders>
              <w:top w:val="single" w:sz="4" w:space="0" w:color="000000"/>
              <w:left w:val="single" w:sz="4" w:space="0" w:color="000000"/>
              <w:bottom w:val="single" w:sz="4" w:space="0" w:color="000000"/>
              <w:right w:val="single" w:sz="4" w:space="0" w:color="000000"/>
            </w:tcBorders>
          </w:tcPr>
          <w:p w14:paraId="50D7FD33" w14:textId="77777777" w:rsidR="00CD5704" w:rsidRDefault="00F36159">
            <w:pPr>
              <w:spacing w:after="0" w:line="259" w:lineRule="auto"/>
              <w:ind w:left="0" w:right="0" w:firstLine="0"/>
            </w:pPr>
            <w:r>
              <w:t xml:space="preserve">pressure rise </w:t>
            </w:r>
          </w:p>
        </w:tc>
        <w:tc>
          <w:tcPr>
            <w:tcW w:w="1362" w:type="dxa"/>
            <w:tcBorders>
              <w:top w:val="single" w:sz="4" w:space="0" w:color="000000"/>
              <w:left w:val="single" w:sz="4" w:space="0" w:color="000000"/>
              <w:bottom w:val="single" w:sz="4" w:space="0" w:color="000000"/>
              <w:right w:val="single" w:sz="4" w:space="0" w:color="000000"/>
            </w:tcBorders>
          </w:tcPr>
          <w:p w14:paraId="091969C5" w14:textId="77777777" w:rsidR="00CD5704" w:rsidRDefault="00F36159">
            <w:pPr>
              <w:spacing w:after="115" w:line="259" w:lineRule="auto"/>
              <w:ind w:left="1" w:right="0" w:firstLine="0"/>
            </w:pPr>
            <w:r>
              <w:t xml:space="preserve">PFD </w:t>
            </w:r>
          </w:p>
          <w:p w14:paraId="2EFB4EAF" w14:textId="77777777" w:rsidR="00CD5704" w:rsidRDefault="00F36159">
            <w:pPr>
              <w:spacing w:after="0" w:line="259" w:lineRule="auto"/>
              <w:ind w:left="1" w:right="0" w:firstLine="0"/>
            </w:pPr>
            <w:r>
              <w:t xml:space="preserve">allocation </w:t>
            </w:r>
          </w:p>
        </w:tc>
      </w:tr>
      <w:tr w:rsidR="00CD5704" w14:paraId="3EAD620E" w14:textId="77777777">
        <w:trPr>
          <w:trHeight w:val="2492"/>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6071B6EC" w14:textId="77777777" w:rsidR="00CD5704" w:rsidRDefault="00F36159">
            <w:pPr>
              <w:spacing w:after="112" w:line="259" w:lineRule="auto"/>
              <w:ind w:left="0" w:right="0" w:firstLine="0"/>
            </w:pPr>
            <w:r>
              <w:rPr>
                <w:b/>
              </w:rPr>
              <w:t>T-</w:t>
            </w:r>
          </w:p>
          <w:p w14:paraId="05837040" w14:textId="77777777" w:rsidR="00CD5704" w:rsidRDefault="00F36159">
            <w:pPr>
              <w:spacing w:after="0" w:line="259" w:lineRule="auto"/>
              <w:ind w:left="0" w:right="0" w:firstLine="0"/>
            </w:pPr>
            <w:r>
              <w:rPr>
                <w:b/>
              </w:rPr>
              <w:t xml:space="preserve">301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1E760C09" w14:textId="77777777" w:rsidR="00CD5704" w:rsidRDefault="00F36159">
            <w:pPr>
              <w:spacing w:after="112" w:line="259" w:lineRule="auto"/>
              <w:ind w:left="1" w:right="0" w:firstLine="0"/>
            </w:pPr>
            <w:r>
              <w:t xml:space="preserve">Ammonia </w:t>
            </w:r>
          </w:p>
          <w:p w14:paraId="31B8855E" w14:textId="77777777" w:rsidR="00CD5704" w:rsidRDefault="00F36159">
            <w:pPr>
              <w:spacing w:after="0" w:line="259" w:lineRule="auto"/>
              <w:ind w:left="1" w:right="0" w:firstLine="0"/>
            </w:pPr>
            <w:r>
              <w:t xml:space="preserve">washers/scrub bers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0EE147A9" w14:textId="77777777" w:rsidR="00CD5704" w:rsidRDefault="00F36159">
            <w:pPr>
              <w:spacing w:after="0" w:line="259" w:lineRule="auto"/>
              <w:ind w:left="1" w:right="0" w:firstLine="0"/>
            </w:pPr>
            <w:r>
              <w:t xml:space="preserve">2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7386D012" w14:textId="77777777" w:rsidR="00CD5704" w:rsidRDefault="00F36159">
            <w:pPr>
              <w:spacing w:after="0" w:line="357" w:lineRule="auto"/>
              <w:ind w:left="1" w:right="0" w:firstLine="0"/>
            </w:pPr>
            <w:r>
              <w:t>aqueous cleanup leading to S-302 liquor/purg</w:t>
            </w:r>
          </w:p>
          <w:p w14:paraId="15E92CCA" w14:textId="77777777" w:rsidR="00CD5704" w:rsidRDefault="00F36159">
            <w:pPr>
              <w:spacing w:after="0" w:line="259" w:lineRule="auto"/>
              <w:ind w:left="1" w:right="0" w:firstLine="0"/>
            </w:pPr>
            <w:r>
              <w:t xml:space="preserve">e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2D680ABD" w14:textId="77777777" w:rsidR="00CD5704" w:rsidRDefault="00F36159">
            <w:pPr>
              <w:spacing w:after="0" w:line="259" w:lineRule="auto"/>
              <w:ind w:left="1" w:right="0" w:firstLine="0"/>
            </w:pPr>
            <w:r>
              <w:t xml:space="preserve">column diameter/height, water rate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0B70C7D6" w14:textId="77777777" w:rsidR="00CD5704" w:rsidRDefault="00F36159">
            <w:pPr>
              <w:spacing w:after="0" w:line="259" w:lineRule="auto"/>
              <w:ind w:left="0" w:right="0" w:firstLine="0"/>
            </w:pPr>
            <w:r>
              <w:t xml:space="preserve">liquid rate/recovery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00AF01B0" w14:textId="77777777" w:rsidR="00CD5704" w:rsidRDefault="00F36159">
            <w:pPr>
              <w:spacing w:after="112" w:line="259" w:lineRule="auto"/>
              <w:ind w:left="1" w:right="0" w:firstLine="0"/>
            </w:pPr>
            <w:r>
              <w:t xml:space="preserve">PFD </w:t>
            </w:r>
          </w:p>
          <w:p w14:paraId="54E05F1B" w14:textId="77777777" w:rsidR="00CD5704" w:rsidRDefault="00F36159">
            <w:pPr>
              <w:spacing w:after="0" w:line="259" w:lineRule="auto"/>
              <w:ind w:left="1" w:right="0" w:firstLine="0"/>
            </w:pPr>
            <w:r>
              <w:t xml:space="preserve">allocation </w:t>
            </w:r>
          </w:p>
        </w:tc>
      </w:tr>
      <w:tr w:rsidR="00CD5704" w14:paraId="4AC6D049" w14:textId="77777777">
        <w:trPr>
          <w:trHeight w:val="1669"/>
        </w:trPr>
        <w:tc>
          <w:tcPr>
            <w:tcW w:w="645" w:type="dxa"/>
            <w:tcBorders>
              <w:top w:val="single" w:sz="4" w:space="0" w:color="000000"/>
              <w:left w:val="single" w:sz="4" w:space="0" w:color="000000"/>
              <w:bottom w:val="single" w:sz="4" w:space="0" w:color="000000"/>
              <w:right w:val="single" w:sz="4" w:space="0" w:color="000000"/>
            </w:tcBorders>
          </w:tcPr>
          <w:p w14:paraId="1C9790D3" w14:textId="77777777" w:rsidR="00CD5704" w:rsidRDefault="00F36159">
            <w:pPr>
              <w:spacing w:after="115" w:line="259" w:lineRule="auto"/>
              <w:ind w:left="0" w:right="0" w:firstLine="0"/>
            </w:pPr>
            <w:r>
              <w:rPr>
                <w:b/>
              </w:rPr>
              <w:t>ES</w:t>
            </w:r>
          </w:p>
          <w:p w14:paraId="7D9BAB0B" w14:textId="77777777" w:rsidR="00CD5704" w:rsidRDefault="00F36159">
            <w:pPr>
              <w:spacing w:after="0" w:line="259" w:lineRule="auto"/>
              <w:ind w:left="0" w:right="0" w:firstLine="0"/>
            </w:pPr>
            <w:r>
              <w:rPr>
                <w:b/>
              </w:rPr>
              <w:t xml:space="preserve">P301 </w:t>
            </w:r>
          </w:p>
        </w:tc>
        <w:tc>
          <w:tcPr>
            <w:tcW w:w="1630" w:type="dxa"/>
            <w:tcBorders>
              <w:top w:val="single" w:sz="4" w:space="0" w:color="000000"/>
              <w:left w:val="single" w:sz="4" w:space="0" w:color="000000"/>
              <w:bottom w:val="single" w:sz="4" w:space="0" w:color="000000"/>
              <w:right w:val="single" w:sz="4" w:space="0" w:color="000000"/>
            </w:tcBorders>
          </w:tcPr>
          <w:p w14:paraId="57FDAE45" w14:textId="77777777" w:rsidR="00CD5704" w:rsidRDefault="00F36159">
            <w:pPr>
              <w:spacing w:after="0" w:line="259" w:lineRule="auto"/>
              <w:ind w:left="1" w:right="0" w:firstLine="0"/>
            </w:pPr>
            <w:r>
              <w:t xml:space="preserve">Cottrell electrostatic precipitator </w:t>
            </w:r>
          </w:p>
        </w:tc>
        <w:tc>
          <w:tcPr>
            <w:tcW w:w="1544" w:type="dxa"/>
            <w:tcBorders>
              <w:top w:val="single" w:sz="4" w:space="0" w:color="000000"/>
              <w:left w:val="single" w:sz="4" w:space="0" w:color="000000"/>
              <w:bottom w:val="single" w:sz="4" w:space="0" w:color="000000"/>
              <w:right w:val="single" w:sz="4" w:space="0" w:color="000000"/>
            </w:tcBorders>
          </w:tcPr>
          <w:p w14:paraId="3A136ED9" w14:textId="77777777" w:rsidR="00CD5704" w:rsidRDefault="00F36159">
            <w:pPr>
              <w:spacing w:after="0" w:line="259" w:lineRule="auto"/>
              <w:ind w:left="1" w:right="0" w:firstLine="0"/>
            </w:pPr>
            <w: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1690563F" w14:textId="77777777" w:rsidR="00CD5704" w:rsidRDefault="00F36159">
            <w:pPr>
              <w:spacing w:after="0" w:line="259" w:lineRule="auto"/>
              <w:ind w:left="1" w:right="0" w:firstLine="0"/>
            </w:pPr>
            <w:r>
              <w:t xml:space="preserve">tar mist control before final purification </w:t>
            </w:r>
          </w:p>
        </w:tc>
        <w:tc>
          <w:tcPr>
            <w:tcW w:w="2294" w:type="dxa"/>
            <w:tcBorders>
              <w:top w:val="single" w:sz="4" w:space="0" w:color="000000"/>
              <w:left w:val="single" w:sz="4" w:space="0" w:color="000000"/>
              <w:bottom w:val="single" w:sz="4" w:space="0" w:color="000000"/>
              <w:right w:val="single" w:sz="4" w:space="0" w:color="000000"/>
            </w:tcBorders>
          </w:tcPr>
          <w:p w14:paraId="3A497971" w14:textId="77777777" w:rsidR="00CD5704" w:rsidRDefault="00F36159">
            <w:pPr>
              <w:spacing w:after="115" w:line="259" w:lineRule="auto"/>
              <w:ind w:left="1" w:right="0" w:firstLine="0"/>
            </w:pPr>
            <w:r>
              <w:t xml:space="preserve">collector </w:t>
            </w:r>
          </w:p>
          <w:p w14:paraId="2FC4B3A0" w14:textId="77777777" w:rsidR="00CD5704" w:rsidRDefault="00F36159">
            <w:pPr>
              <w:spacing w:after="0" w:line="259" w:lineRule="auto"/>
              <w:ind w:left="1" w:right="0" w:firstLine="0"/>
            </w:pPr>
            <w:r>
              <w:t xml:space="preserve">area/electrical system </w:t>
            </w:r>
          </w:p>
        </w:tc>
        <w:tc>
          <w:tcPr>
            <w:tcW w:w="1963" w:type="dxa"/>
            <w:tcBorders>
              <w:top w:val="single" w:sz="4" w:space="0" w:color="000000"/>
              <w:left w:val="single" w:sz="4" w:space="0" w:color="000000"/>
              <w:bottom w:val="single" w:sz="4" w:space="0" w:color="000000"/>
              <w:right w:val="single" w:sz="4" w:space="0" w:color="000000"/>
            </w:tcBorders>
          </w:tcPr>
          <w:p w14:paraId="282BD738" w14:textId="77777777" w:rsidR="00CD5704" w:rsidRDefault="00F36159">
            <w:pPr>
              <w:spacing w:after="0" w:line="259" w:lineRule="auto"/>
              <w:ind w:left="0" w:right="0" w:firstLine="0"/>
            </w:pPr>
            <w:r>
              <w:t xml:space="preserve">collection efficiency </w:t>
            </w:r>
          </w:p>
        </w:tc>
        <w:tc>
          <w:tcPr>
            <w:tcW w:w="1362" w:type="dxa"/>
            <w:tcBorders>
              <w:top w:val="single" w:sz="4" w:space="0" w:color="000000"/>
              <w:left w:val="single" w:sz="4" w:space="0" w:color="000000"/>
              <w:bottom w:val="single" w:sz="4" w:space="0" w:color="000000"/>
              <w:right w:val="single" w:sz="4" w:space="0" w:color="000000"/>
            </w:tcBorders>
          </w:tcPr>
          <w:p w14:paraId="34EC4DDF" w14:textId="77777777" w:rsidR="00CD5704" w:rsidRDefault="00F36159">
            <w:pPr>
              <w:spacing w:after="115" w:line="259" w:lineRule="auto"/>
              <w:ind w:left="1" w:right="0" w:firstLine="0"/>
            </w:pPr>
            <w:r>
              <w:t xml:space="preserve">PFD </w:t>
            </w:r>
          </w:p>
          <w:p w14:paraId="68742546" w14:textId="77777777" w:rsidR="00CD5704" w:rsidRDefault="00F36159">
            <w:pPr>
              <w:spacing w:after="0" w:line="259" w:lineRule="auto"/>
              <w:ind w:left="1" w:right="0" w:firstLine="0"/>
            </w:pPr>
            <w:r>
              <w:t xml:space="preserve">allocation </w:t>
            </w:r>
          </w:p>
        </w:tc>
      </w:tr>
      <w:tr w:rsidR="00CD5704" w14:paraId="44F98BAF" w14:textId="77777777">
        <w:trPr>
          <w:trHeight w:val="2078"/>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483162E6" w14:textId="77777777" w:rsidR="00CD5704" w:rsidRDefault="00F36159">
            <w:pPr>
              <w:spacing w:after="115" w:line="259" w:lineRule="auto"/>
              <w:ind w:left="0" w:right="0" w:firstLine="0"/>
            </w:pPr>
            <w:r>
              <w:rPr>
                <w:b/>
              </w:rPr>
              <w:lastRenderedPageBreak/>
              <w:t>T-</w:t>
            </w:r>
          </w:p>
          <w:p w14:paraId="29ABFE5A" w14:textId="77777777" w:rsidR="00CD5704" w:rsidRDefault="00F36159">
            <w:pPr>
              <w:spacing w:after="0" w:line="259" w:lineRule="auto"/>
              <w:ind w:left="0" w:right="0" w:firstLine="0"/>
            </w:pPr>
            <w:r>
              <w:rPr>
                <w:b/>
              </w:rPr>
              <w:t xml:space="preserve">302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464992A5" w14:textId="77777777" w:rsidR="00CD5704" w:rsidRDefault="00F36159">
            <w:pPr>
              <w:spacing w:after="0" w:line="259" w:lineRule="auto"/>
              <w:ind w:left="1" w:right="0" w:firstLine="0"/>
            </w:pPr>
            <w:r>
              <w:t xml:space="preserve">Light-oil absorber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0F8B9684" w14:textId="77777777" w:rsidR="00CD5704" w:rsidRDefault="00F36159">
            <w:pPr>
              <w:spacing w:after="0" w:line="259" w:lineRule="auto"/>
              <w:ind w:left="1" w:right="0" w:firstLine="0"/>
            </w:pPr>
            <w:r>
              <w:t xml:space="preserve">1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7919FFDF" w14:textId="77777777" w:rsidR="00CD5704" w:rsidRDefault="00F36159">
            <w:pPr>
              <w:spacing w:after="0" w:line="259" w:lineRule="auto"/>
              <w:ind w:left="1" w:right="0" w:firstLine="0"/>
            </w:pPr>
            <w:r>
              <w:t xml:space="preserve">100 kg/h lightoil/BTX recovery allocation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7579F782" w14:textId="77777777" w:rsidR="00CD5704" w:rsidRDefault="00F36159">
            <w:pPr>
              <w:spacing w:after="0" w:line="259" w:lineRule="auto"/>
              <w:ind w:left="1" w:right="0" w:firstLine="0"/>
            </w:pPr>
            <w:r>
              <w:t xml:space="preserve">absorber size, washoil circulation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63192CD6" w14:textId="77777777" w:rsidR="00CD5704" w:rsidRDefault="00F36159">
            <w:pPr>
              <w:spacing w:after="0" w:line="259" w:lineRule="auto"/>
              <w:ind w:left="0" w:right="0" w:firstLine="0"/>
            </w:pPr>
            <w:r>
              <w:t xml:space="preserve">recovery fraction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57D9FC43" w14:textId="77777777" w:rsidR="00CD5704" w:rsidRDefault="00F36159">
            <w:pPr>
              <w:spacing w:after="115" w:line="259" w:lineRule="auto"/>
              <w:ind w:left="1" w:right="0" w:firstLine="0"/>
            </w:pPr>
            <w:r>
              <w:t xml:space="preserve">PFD </w:t>
            </w:r>
          </w:p>
          <w:p w14:paraId="60AF6D1B" w14:textId="77777777" w:rsidR="00CD5704" w:rsidRDefault="00F36159">
            <w:pPr>
              <w:spacing w:after="0" w:line="259" w:lineRule="auto"/>
              <w:ind w:left="1" w:right="0" w:firstLine="0"/>
            </w:pPr>
            <w:r>
              <w:t xml:space="preserve">allocation </w:t>
            </w:r>
          </w:p>
        </w:tc>
      </w:tr>
      <w:tr w:rsidR="00CD5704" w14:paraId="3D23FBB3" w14:textId="77777777">
        <w:trPr>
          <w:trHeight w:val="2909"/>
        </w:trPr>
        <w:tc>
          <w:tcPr>
            <w:tcW w:w="645" w:type="dxa"/>
            <w:tcBorders>
              <w:top w:val="single" w:sz="4" w:space="0" w:color="000000"/>
              <w:left w:val="single" w:sz="4" w:space="0" w:color="000000"/>
              <w:bottom w:val="single" w:sz="4" w:space="0" w:color="000000"/>
              <w:right w:val="single" w:sz="4" w:space="0" w:color="000000"/>
            </w:tcBorders>
          </w:tcPr>
          <w:p w14:paraId="3470A17A" w14:textId="77777777" w:rsidR="00CD5704" w:rsidRDefault="00F36159">
            <w:pPr>
              <w:spacing w:after="112" w:line="259" w:lineRule="auto"/>
              <w:ind w:left="0" w:right="0" w:firstLine="0"/>
            </w:pPr>
            <w:r>
              <w:rPr>
                <w:b/>
              </w:rPr>
              <w:t>P-</w:t>
            </w:r>
          </w:p>
          <w:p w14:paraId="5FEF842F" w14:textId="77777777" w:rsidR="00CD5704" w:rsidRDefault="00F36159">
            <w:pPr>
              <w:spacing w:after="0" w:line="259" w:lineRule="auto"/>
              <w:ind w:left="0" w:right="0" w:firstLine="0"/>
            </w:pPr>
            <w:r>
              <w:rPr>
                <w:b/>
              </w:rPr>
              <w:t xml:space="preserve">301 </w:t>
            </w:r>
          </w:p>
        </w:tc>
        <w:tc>
          <w:tcPr>
            <w:tcW w:w="1630" w:type="dxa"/>
            <w:tcBorders>
              <w:top w:val="single" w:sz="4" w:space="0" w:color="000000"/>
              <w:left w:val="single" w:sz="4" w:space="0" w:color="000000"/>
              <w:bottom w:val="single" w:sz="4" w:space="0" w:color="000000"/>
              <w:right w:val="single" w:sz="4" w:space="0" w:color="000000"/>
            </w:tcBorders>
          </w:tcPr>
          <w:p w14:paraId="02AEE821" w14:textId="77777777" w:rsidR="00CD5704" w:rsidRDefault="00F36159">
            <w:pPr>
              <w:spacing w:after="0" w:line="259" w:lineRule="auto"/>
              <w:ind w:left="1" w:right="0" w:firstLine="0"/>
            </w:pPr>
            <w:r>
              <w:t xml:space="preserve">FeOx dry-box purifier </w:t>
            </w:r>
          </w:p>
        </w:tc>
        <w:tc>
          <w:tcPr>
            <w:tcW w:w="1544" w:type="dxa"/>
            <w:tcBorders>
              <w:top w:val="single" w:sz="4" w:space="0" w:color="000000"/>
              <w:left w:val="single" w:sz="4" w:space="0" w:color="000000"/>
              <w:bottom w:val="single" w:sz="4" w:space="0" w:color="000000"/>
              <w:right w:val="single" w:sz="4" w:space="0" w:color="000000"/>
            </w:tcBorders>
          </w:tcPr>
          <w:p w14:paraId="0B0BE06E" w14:textId="77777777" w:rsidR="00CD5704" w:rsidRDefault="00F36159">
            <w:pPr>
              <w:spacing w:after="0" w:line="259" w:lineRule="auto"/>
              <w:ind w:left="1" w:right="0" w:firstLine="0"/>
            </w:pPr>
            <w:r>
              <w:t xml:space="preserve">multi-bed </w:t>
            </w:r>
          </w:p>
        </w:tc>
        <w:tc>
          <w:tcPr>
            <w:tcW w:w="1354" w:type="dxa"/>
            <w:tcBorders>
              <w:top w:val="single" w:sz="4" w:space="0" w:color="000000"/>
              <w:left w:val="single" w:sz="4" w:space="0" w:color="000000"/>
              <w:bottom w:val="single" w:sz="4" w:space="0" w:color="000000"/>
              <w:right w:val="single" w:sz="4" w:space="0" w:color="000000"/>
            </w:tcBorders>
          </w:tcPr>
          <w:p w14:paraId="61AD9668" w14:textId="77777777" w:rsidR="00CD5704" w:rsidRDefault="00F36159">
            <w:pPr>
              <w:spacing w:after="0" w:line="259" w:lineRule="auto"/>
              <w:ind w:left="1" w:right="40" w:firstLine="0"/>
            </w:pPr>
            <w:r>
              <w:t xml:space="preserve">H₂S removal; 50 kg/h spent purifier waste allocation </w:t>
            </w:r>
          </w:p>
        </w:tc>
        <w:tc>
          <w:tcPr>
            <w:tcW w:w="2294" w:type="dxa"/>
            <w:tcBorders>
              <w:top w:val="single" w:sz="4" w:space="0" w:color="000000"/>
              <w:left w:val="single" w:sz="4" w:space="0" w:color="000000"/>
              <w:bottom w:val="single" w:sz="4" w:space="0" w:color="000000"/>
              <w:right w:val="single" w:sz="4" w:space="0" w:color="000000"/>
            </w:tcBorders>
          </w:tcPr>
          <w:p w14:paraId="5B6FF853" w14:textId="77777777" w:rsidR="00CD5704" w:rsidRDefault="00F36159">
            <w:pPr>
              <w:spacing w:after="0" w:line="259" w:lineRule="auto"/>
              <w:ind w:left="1" w:right="0" w:firstLine="0"/>
            </w:pPr>
            <w:r>
              <w:t xml:space="preserve">bed volume, iron oxide inventory </w:t>
            </w:r>
          </w:p>
        </w:tc>
        <w:tc>
          <w:tcPr>
            <w:tcW w:w="1963" w:type="dxa"/>
            <w:tcBorders>
              <w:top w:val="single" w:sz="4" w:space="0" w:color="000000"/>
              <w:left w:val="single" w:sz="4" w:space="0" w:color="000000"/>
              <w:bottom w:val="single" w:sz="4" w:space="0" w:color="000000"/>
              <w:right w:val="single" w:sz="4" w:space="0" w:color="000000"/>
            </w:tcBorders>
          </w:tcPr>
          <w:p w14:paraId="71966FED" w14:textId="77777777" w:rsidR="00CD5704" w:rsidRDefault="00F36159">
            <w:pPr>
              <w:spacing w:after="112" w:line="259" w:lineRule="auto"/>
              <w:ind w:left="0" w:right="0" w:firstLine="0"/>
            </w:pPr>
            <w:r>
              <w:t xml:space="preserve">bed </w:t>
            </w:r>
          </w:p>
          <w:p w14:paraId="3350C6E4" w14:textId="77777777" w:rsidR="00CD5704" w:rsidRDefault="00F36159">
            <w:pPr>
              <w:spacing w:after="0" w:line="259" w:lineRule="auto"/>
              <w:ind w:left="0" w:right="0" w:firstLine="0"/>
            </w:pPr>
            <w:r>
              <w:t xml:space="preserve">switching/replace ment </w:t>
            </w:r>
          </w:p>
        </w:tc>
        <w:tc>
          <w:tcPr>
            <w:tcW w:w="1362" w:type="dxa"/>
            <w:tcBorders>
              <w:top w:val="single" w:sz="4" w:space="0" w:color="000000"/>
              <w:left w:val="single" w:sz="4" w:space="0" w:color="000000"/>
              <w:bottom w:val="single" w:sz="4" w:space="0" w:color="000000"/>
              <w:right w:val="single" w:sz="4" w:space="0" w:color="000000"/>
            </w:tcBorders>
          </w:tcPr>
          <w:p w14:paraId="3CEAF2F8" w14:textId="77777777" w:rsidR="00CD5704" w:rsidRDefault="00F36159">
            <w:pPr>
              <w:spacing w:after="112" w:line="259" w:lineRule="auto"/>
              <w:ind w:left="1" w:right="0" w:firstLine="0"/>
            </w:pPr>
            <w:r>
              <w:t xml:space="preserve">PFD </w:t>
            </w:r>
          </w:p>
          <w:p w14:paraId="1C77DB47" w14:textId="77777777" w:rsidR="00CD5704" w:rsidRDefault="00F36159">
            <w:pPr>
              <w:spacing w:after="0" w:line="259" w:lineRule="auto"/>
              <w:ind w:left="1" w:right="0" w:firstLine="0"/>
            </w:pPr>
            <w:r>
              <w:t xml:space="preserve">allocation </w:t>
            </w:r>
          </w:p>
        </w:tc>
      </w:tr>
      <w:tr w:rsidR="00CD5704" w14:paraId="37D55F8C" w14:textId="77777777">
        <w:trPr>
          <w:trHeight w:val="2079"/>
        </w:trPr>
        <w:tc>
          <w:tcPr>
            <w:tcW w:w="645" w:type="dxa"/>
            <w:tcBorders>
              <w:top w:val="single" w:sz="4" w:space="0" w:color="000000"/>
              <w:left w:val="single" w:sz="4" w:space="0" w:color="000000"/>
              <w:bottom w:val="single" w:sz="4" w:space="0" w:color="000000"/>
              <w:right w:val="single" w:sz="4" w:space="0" w:color="000000"/>
            </w:tcBorders>
            <w:shd w:val="clear" w:color="auto" w:fill="C1E4F5"/>
          </w:tcPr>
          <w:p w14:paraId="287BD1C1" w14:textId="77777777" w:rsidR="00CD5704" w:rsidRDefault="00F36159">
            <w:pPr>
              <w:spacing w:after="115" w:line="259" w:lineRule="auto"/>
              <w:ind w:left="0" w:right="0" w:firstLine="0"/>
            </w:pPr>
            <w:r>
              <w:rPr>
                <w:b/>
              </w:rPr>
              <w:t>H-</w:t>
            </w:r>
          </w:p>
          <w:p w14:paraId="312A96C8" w14:textId="77777777" w:rsidR="00CD5704" w:rsidRDefault="00F36159">
            <w:pPr>
              <w:spacing w:after="0" w:line="259" w:lineRule="auto"/>
              <w:ind w:left="0" w:right="0" w:firstLine="0"/>
            </w:pPr>
            <w:r>
              <w:rPr>
                <w:b/>
              </w:rPr>
              <w:t xml:space="preserve">401 </w:t>
            </w:r>
          </w:p>
        </w:tc>
        <w:tc>
          <w:tcPr>
            <w:tcW w:w="1630" w:type="dxa"/>
            <w:tcBorders>
              <w:top w:val="single" w:sz="4" w:space="0" w:color="000000"/>
              <w:left w:val="single" w:sz="4" w:space="0" w:color="000000"/>
              <w:bottom w:val="single" w:sz="4" w:space="0" w:color="000000"/>
              <w:right w:val="single" w:sz="4" w:space="0" w:color="000000"/>
            </w:tcBorders>
            <w:shd w:val="clear" w:color="auto" w:fill="C1E4F5"/>
          </w:tcPr>
          <w:p w14:paraId="49E73CF0" w14:textId="77777777" w:rsidR="00CD5704" w:rsidRDefault="00F36159">
            <w:pPr>
              <w:spacing w:after="0" w:line="259" w:lineRule="auto"/>
              <w:ind w:left="1" w:right="0" w:firstLine="0"/>
            </w:pPr>
            <w:r>
              <w:t xml:space="preserve">Relief gas holder </w:t>
            </w:r>
          </w:p>
        </w:tc>
        <w:tc>
          <w:tcPr>
            <w:tcW w:w="1544" w:type="dxa"/>
            <w:tcBorders>
              <w:top w:val="single" w:sz="4" w:space="0" w:color="000000"/>
              <w:left w:val="single" w:sz="4" w:space="0" w:color="000000"/>
              <w:bottom w:val="single" w:sz="4" w:space="0" w:color="000000"/>
              <w:right w:val="single" w:sz="4" w:space="0" w:color="000000"/>
            </w:tcBorders>
            <w:shd w:val="clear" w:color="auto" w:fill="C1E4F5"/>
          </w:tcPr>
          <w:p w14:paraId="4719AB90" w14:textId="77777777" w:rsidR="00CD5704" w:rsidRDefault="00F36159">
            <w:pPr>
              <w:spacing w:after="115" w:line="259" w:lineRule="auto"/>
              <w:ind w:left="1" w:right="0" w:firstLine="0"/>
            </w:pPr>
            <w:r>
              <w:t xml:space="preserve">502,000 ft³ ≈ </w:t>
            </w:r>
          </w:p>
          <w:p w14:paraId="3ED78E20" w14:textId="77777777" w:rsidR="00CD5704" w:rsidRDefault="00F36159">
            <w:pPr>
              <w:spacing w:after="0" w:line="259" w:lineRule="auto"/>
              <w:ind w:left="1" w:right="0" w:firstLine="0"/>
            </w:pPr>
            <w:r>
              <w:t xml:space="preserve">14,200 Nm³ </w:t>
            </w:r>
          </w:p>
        </w:tc>
        <w:tc>
          <w:tcPr>
            <w:tcW w:w="1354" w:type="dxa"/>
            <w:tcBorders>
              <w:top w:val="single" w:sz="4" w:space="0" w:color="000000"/>
              <w:left w:val="single" w:sz="4" w:space="0" w:color="000000"/>
              <w:bottom w:val="single" w:sz="4" w:space="0" w:color="000000"/>
              <w:right w:val="single" w:sz="4" w:space="0" w:color="000000"/>
            </w:tcBorders>
            <w:shd w:val="clear" w:color="auto" w:fill="C1E4F5"/>
          </w:tcPr>
          <w:p w14:paraId="6E744128" w14:textId="77777777" w:rsidR="00CD5704" w:rsidRDefault="00F36159">
            <w:pPr>
              <w:spacing w:after="0" w:line="259" w:lineRule="auto"/>
              <w:ind w:left="1" w:right="0" w:firstLine="0"/>
            </w:pPr>
            <w:r>
              <w:t xml:space="preserve">surge storage = about 2.0 h of design gas flow </w:t>
            </w:r>
          </w:p>
        </w:tc>
        <w:tc>
          <w:tcPr>
            <w:tcW w:w="2294" w:type="dxa"/>
            <w:tcBorders>
              <w:top w:val="single" w:sz="4" w:space="0" w:color="000000"/>
              <w:left w:val="single" w:sz="4" w:space="0" w:color="000000"/>
              <w:bottom w:val="single" w:sz="4" w:space="0" w:color="000000"/>
              <w:right w:val="single" w:sz="4" w:space="0" w:color="000000"/>
            </w:tcBorders>
            <w:shd w:val="clear" w:color="auto" w:fill="C1E4F5"/>
          </w:tcPr>
          <w:p w14:paraId="7CF48C12" w14:textId="77777777" w:rsidR="00CD5704" w:rsidRDefault="00F36159">
            <w:pPr>
              <w:spacing w:after="0" w:line="259" w:lineRule="auto"/>
              <w:ind w:left="1" w:right="0" w:firstLine="0"/>
            </w:pPr>
            <w:r>
              <w:t xml:space="preserve">holder volume </w:t>
            </w:r>
          </w:p>
        </w:tc>
        <w:tc>
          <w:tcPr>
            <w:tcW w:w="1963" w:type="dxa"/>
            <w:tcBorders>
              <w:top w:val="single" w:sz="4" w:space="0" w:color="000000"/>
              <w:left w:val="single" w:sz="4" w:space="0" w:color="000000"/>
              <w:bottom w:val="single" w:sz="4" w:space="0" w:color="000000"/>
              <w:right w:val="single" w:sz="4" w:space="0" w:color="000000"/>
            </w:tcBorders>
            <w:shd w:val="clear" w:color="auto" w:fill="C1E4F5"/>
          </w:tcPr>
          <w:p w14:paraId="4CAE8826" w14:textId="77777777" w:rsidR="00CD5704" w:rsidRDefault="00F36159">
            <w:pPr>
              <w:spacing w:after="0" w:line="259" w:lineRule="auto"/>
              <w:ind w:left="0" w:right="17" w:firstLine="0"/>
            </w:pPr>
            <w:r>
              <w:t xml:space="preserve">inventory/pressur e </w:t>
            </w:r>
          </w:p>
        </w:tc>
        <w:tc>
          <w:tcPr>
            <w:tcW w:w="1362" w:type="dxa"/>
            <w:tcBorders>
              <w:top w:val="single" w:sz="4" w:space="0" w:color="000000"/>
              <w:left w:val="single" w:sz="4" w:space="0" w:color="000000"/>
              <w:bottom w:val="single" w:sz="4" w:space="0" w:color="000000"/>
              <w:right w:val="single" w:sz="4" w:space="0" w:color="000000"/>
            </w:tcBorders>
            <w:shd w:val="clear" w:color="auto" w:fill="C1E4F5"/>
          </w:tcPr>
          <w:p w14:paraId="5EA9EC26" w14:textId="77777777" w:rsidR="00CD5704" w:rsidRDefault="00F36159">
            <w:pPr>
              <w:spacing w:after="0" w:line="259" w:lineRule="auto"/>
              <w:ind w:left="1" w:right="0" w:firstLine="0"/>
            </w:pPr>
            <w:r>
              <w:t xml:space="preserve">No; storage only </w:t>
            </w:r>
          </w:p>
        </w:tc>
      </w:tr>
      <w:tr w:rsidR="00CD5704" w14:paraId="5EAEB0A8" w14:textId="77777777">
        <w:trPr>
          <w:trHeight w:val="2082"/>
        </w:trPr>
        <w:tc>
          <w:tcPr>
            <w:tcW w:w="645" w:type="dxa"/>
            <w:tcBorders>
              <w:top w:val="single" w:sz="4" w:space="0" w:color="000000"/>
              <w:left w:val="single" w:sz="4" w:space="0" w:color="000000"/>
              <w:bottom w:val="single" w:sz="4" w:space="0" w:color="000000"/>
              <w:right w:val="single" w:sz="4" w:space="0" w:color="000000"/>
            </w:tcBorders>
          </w:tcPr>
          <w:p w14:paraId="0FBF4D5D" w14:textId="77777777" w:rsidR="00CD5704" w:rsidRDefault="00F36159">
            <w:pPr>
              <w:spacing w:after="112" w:line="259" w:lineRule="auto"/>
              <w:ind w:left="0" w:right="0" w:firstLine="0"/>
            </w:pPr>
            <w:r>
              <w:rPr>
                <w:b/>
              </w:rPr>
              <w:t>H-</w:t>
            </w:r>
          </w:p>
          <w:p w14:paraId="3907918C" w14:textId="77777777" w:rsidR="00CD5704" w:rsidRDefault="00F36159">
            <w:pPr>
              <w:spacing w:after="0" w:line="259" w:lineRule="auto"/>
              <w:ind w:left="0" w:right="0" w:firstLine="0"/>
            </w:pPr>
            <w:r>
              <w:rPr>
                <w:b/>
              </w:rPr>
              <w:t xml:space="preserve">402 </w:t>
            </w:r>
          </w:p>
        </w:tc>
        <w:tc>
          <w:tcPr>
            <w:tcW w:w="1630" w:type="dxa"/>
            <w:tcBorders>
              <w:top w:val="single" w:sz="4" w:space="0" w:color="000000"/>
              <w:left w:val="single" w:sz="4" w:space="0" w:color="000000"/>
              <w:bottom w:val="single" w:sz="4" w:space="0" w:color="000000"/>
              <w:right w:val="single" w:sz="4" w:space="0" w:color="000000"/>
            </w:tcBorders>
          </w:tcPr>
          <w:p w14:paraId="72677A81" w14:textId="77777777" w:rsidR="00CD5704" w:rsidRDefault="00F36159">
            <w:pPr>
              <w:spacing w:after="0" w:line="259" w:lineRule="auto"/>
              <w:ind w:left="1" w:right="0" w:firstLine="0"/>
            </w:pPr>
            <w:r>
              <w:t xml:space="preserve">Storage gas holder </w:t>
            </w:r>
          </w:p>
        </w:tc>
        <w:tc>
          <w:tcPr>
            <w:tcW w:w="1544" w:type="dxa"/>
            <w:tcBorders>
              <w:top w:val="single" w:sz="4" w:space="0" w:color="000000"/>
              <w:left w:val="single" w:sz="4" w:space="0" w:color="000000"/>
              <w:bottom w:val="single" w:sz="4" w:space="0" w:color="000000"/>
              <w:right w:val="single" w:sz="4" w:space="0" w:color="000000"/>
            </w:tcBorders>
          </w:tcPr>
          <w:p w14:paraId="06D38E1E" w14:textId="77777777" w:rsidR="00CD5704" w:rsidRDefault="00F36159">
            <w:pPr>
              <w:spacing w:after="112" w:line="259" w:lineRule="auto"/>
              <w:ind w:left="1" w:right="0" w:firstLine="0"/>
            </w:pPr>
            <w:r>
              <w:t xml:space="preserve">2,000,000 ft³ </w:t>
            </w:r>
          </w:p>
          <w:p w14:paraId="7CFFD40F" w14:textId="77777777" w:rsidR="00CD5704" w:rsidRDefault="00F36159">
            <w:pPr>
              <w:spacing w:after="115" w:line="259" w:lineRule="auto"/>
              <w:ind w:left="1" w:right="0" w:firstLine="0"/>
            </w:pPr>
            <w:r>
              <w:t xml:space="preserve">≈ 56,635 </w:t>
            </w:r>
          </w:p>
          <w:p w14:paraId="7D77485E" w14:textId="77777777" w:rsidR="00CD5704" w:rsidRDefault="00F36159">
            <w:pPr>
              <w:spacing w:after="0" w:line="259" w:lineRule="auto"/>
              <w:ind w:left="1" w:right="0" w:firstLine="0"/>
            </w:pPr>
            <w:r>
              <w:t xml:space="preserve">Nm³ </w:t>
            </w:r>
          </w:p>
        </w:tc>
        <w:tc>
          <w:tcPr>
            <w:tcW w:w="1354" w:type="dxa"/>
            <w:tcBorders>
              <w:top w:val="single" w:sz="4" w:space="0" w:color="000000"/>
              <w:left w:val="single" w:sz="4" w:space="0" w:color="000000"/>
              <w:bottom w:val="single" w:sz="4" w:space="0" w:color="000000"/>
              <w:right w:val="single" w:sz="4" w:space="0" w:color="000000"/>
            </w:tcBorders>
          </w:tcPr>
          <w:p w14:paraId="64204757" w14:textId="77777777" w:rsidR="00CD5704" w:rsidRDefault="00F36159">
            <w:pPr>
              <w:spacing w:after="0" w:line="259" w:lineRule="auto"/>
              <w:ind w:left="1" w:right="0" w:firstLine="0"/>
            </w:pPr>
            <w:r>
              <w:t xml:space="preserve">main storage = about 8.0 h of design gas flow </w:t>
            </w:r>
          </w:p>
        </w:tc>
        <w:tc>
          <w:tcPr>
            <w:tcW w:w="2294" w:type="dxa"/>
            <w:tcBorders>
              <w:top w:val="single" w:sz="4" w:space="0" w:color="000000"/>
              <w:left w:val="single" w:sz="4" w:space="0" w:color="000000"/>
              <w:bottom w:val="single" w:sz="4" w:space="0" w:color="000000"/>
              <w:right w:val="single" w:sz="4" w:space="0" w:color="000000"/>
            </w:tcBorders>
          </w:tcPr>
          <w:p w14:paraId="455DC4EC" w14:textId="77777777" w:rsidR="00CD5704" w:rsidRDefault="00F36159">
            <w:pPr>
              <w:spacing w:after="0" w:line="259" w:lineRule="auto"/>
              <w:ind w:left="1" w:right="0" w:firstLine="0"/>
            </w:pPr>
            <w:r>
              <w:t xml:space="preserve">holder volume </w:t>
            </w:r>
          </w:p>
        </w:tc>
        <w:tc>
          <w:tcPr>
            <w:tcW w:w="1963" w:type="dxa"/>
            <w:tcBorders>
              <w:top w:val="single" w:sz="4" w:space="0" w:color="000000"/>
              <w:left w:val="single" w:sz="4" w:space="0" w:color="000000"/>
              <w:bottom w:val="single" w:sz="4" w:space="0" w:color="000000"/>
              <w:right w:val="single" w:sz="4" w:space="0" w:color="000000"/>
            </w:tcBorders>
          </w:tcPr>
          <w:p w14:paraId="3958764A" w14:textId="77777777" w:rsidR="00CD5704" w:rsidRDefault="00F36159">
            <w:pPr>
              <w:spacing w:after="0" w:line="259" w:lineRule="auto"/>
              <w:ind w:left="0" w:right="17" w:firstLine="0"/>
            </w:pPr>
            <w:r>
              <w:t xml:space="preserve">inventory/pressur e </w:t>
            </w:r>
          </w:p>
        </w:tc>
        <w:tc>
          <w:tcPr>
            <w:tcW w:w="1362" w:type="dxa"/>
            <w:tcBorders>
              <w:top w:val="single" w:sz="4" w:space="0" w:color="000000"/>
              <w:left w:val="single" w:sz="4" w:space="0" w:color="000000"/>
              <w:bottom w:val="single" w:sz="4" w:space="0" w:color="000000"/>
              <w:right w:val="single" w:sz="4" w:space="0" w:color="000000"/>
            </w:tcBorders>
          </w:tcPr>
          <w:p w14:paraId="11BEC595" w14:textId="77777777" w:rsidR="00CD5704" w:rsidRDefault="00F36159">
            <w:pPr>
              <w:spacing w:after="0" w:line="259" w:lineRule="auto"/>
              <w:ind w:left="1" w:right="0" w:firstLine="0"/>
            </w:pPr>
            <w:r>
              <w:t xml:space="preserve">No; storage only </w:t>
            </w:r>
          </w:p>
        </w:tc>
      </w:tr>
    </w:tbl>
    <w:p w14:paraId="6EBBFA77" w14:textId="77777777" w:rsidR="00CD5704" w:rsidRDefault="00F36159">
      <w:pPr>
        <w:spacing w:after="0" w:line="259" w:lineRule="auto"/>
        <w:ind w:left="0" w:right="0" w:firstLine="0"/>
        <w:jc w:val="both"/>
      </w:pPr>
      <w:r>
        <w:t xml:space="preserve"> </w:t>
      </w:r>
    </w:p>
    <w:p w14:paraId="3C84947A" w14:textId="77777777" w:rsidR="00CD5704" w:rsidRDefault="00F36159">
      <w:pPr>
        <w:pStyle w:val="Heading1"/>
        <w:ind w:left="304" w:hanging="319"/>
      </w:pPr>
      <w:r>
        <w:t xml:space="preserve">Bridge to Report #3: Apple-Pomace-to-Ethanol Retrofit </w:t>
      </w:r>
    </w:p>
    <w:p w14:paraId="4540DFDE" w14:textId="77777777" w:rsidR="00CD5704" w:rsidRDefault="00F36159">
      <w:pPr>
        <w:spacing w:after="82" w:line="350" w:lineRule="auto"/>
        <w:ind w:left="-5"/>
      </w:pPr>
      <w:r>
        <w:t>The coal-gasification baseline produces 170,000 Nm³/day of city gas, equivalent to about 85 GJ/h of product energy, from 7,100 kg/h of as-received coal and 9,000 kg/h of steam. Report #3 will replace the coal/steam thermochemical front end with an apple pomace-to-ethanol process. The important comparison is therefore not only product identity, but also how the retrofit changes feedstock carbon source, water demand, heat duty, separations, residuals, and reusable infrastructure.</w:t>
      </w:r>
      <w:r>
        <w:rPr>
          <w:vertAlign w:val="superscript"/>
        </w:rPr>
        <w:t>1,14-18</w:t>
      </w:r>
      <w:r>
        <w:t xml:space="preserve"> </w:t>
      </w:r>
    </w:p>
    <w:p w14:paraId="64D90F6E" w14:textId="77777777" w:rsidR="00CD5704" w:rsidRDefault="00F36159">
      <w:pPr>
        <w:spacing w:after="54" w:line="355" w:lineRule="auto"/>
        <w:ind w:left="-5"/>
      </w:pPr>
      <w:r>
        <w:t xml:space="preserve">Apple pomace is a wet, sugar- and carbohydrate-containing residue from apple processing that can be valorized through hydrolysis and fermentation rather than treated only as waste. Literature routes include enzymatic hydrolysis with cellulase/pectinase/β-glucosidase followed by yeast fermentation, high-solids fermentation at </w:t>
      </w:r>
      <w:r>
        <w:lastRenderedPageBreak/>
        <w:t>industrially relevant conditions, subcritical-water pretreatment with simultaneous saccharification/fermentation, and integrated biorefinery concepts that manage stillage/vinasse and other residual streams.</w:t>
      </w:r>
      <w:r>
        <w:rPr>
          <w:vertAlign w:val="superscript"/>
        </w:rPr>
        <w:t>14-18</w:t>
      </w:r>
      <w:r>
        <w:t xml:space="preserve"> </w:t>
      </w:r>
    </w:p>
    <w:p w14:paraId="7631C93F" w14:textId="77777777" w:rsidR="00CD5704" w:rsidRDefault="00F36159">
      <w:pPr>
        <w:spacing w:after="0" w:line="357" w:lineRule="auto"/>
        <w:ind w:left="-5"/>
      </w:pPr>
      <w:r>
        <w:t xml:space="preserve">For the retrofit, the retained units are likely the water intake, some utility infrastructure, storage/distribution real estate, and possibly selected heat-exchange or tankage infrastructure. Removed or decommissioned units include the coal yard, retorts, coke ovens, water-gas machines, tar handling, ammonia liquor system, and FeOx dry-box purifier. New units will include apple pomace receiving and size reduction, pretreatment/hydrolysis, fermentation, beer handling, distillation, dehydration, wastewater treatment, and residual solids management. The baseline developed here gives the before-state mass and energy flows needed to make that retrofit comparison quantitative. </w:t>
      </w:r>
    </w:p>
    <w:p w14:paraId="6F02715E" w14:textId="77777777" w:rsidR="00CD5704" w:rsidRDefault="00F36159">
      <w:pPr>
        <w:spacing w:after="429" w:line="259" w:lineRule="auto"/>
        <w:ind w:left="0" w:right="0" w:firstLine="0"/>
      </w:pPr>
      <w:r>
        <w:t xml:space="preserve"> </w:t>
      </w:r>
    </w:p>
    <w:p w14:paraId="4BC40A2D" w14:textId="77777777" w:rsidR="00CD5704" w:rsidRDefault="00F36159">
      <w:pPr>
        <w:pStyle w:val="Heading1"/>
        <w:ind w:left="304" w:hanging="319"/>
      </w:pPr>
      <w:r>
        <w:t xml:space="preserve">References </w:t>
      </w:r>
    </w:p>
    <w:p w14:paraId="3AC730E5" w14:textId="77777777" w:rsidR="00CD5704" w:rsidRDefault="00F36159">
      <w:pPr>
        <w:numPr>
          <w:ilvl w:val="0"/>
          <w:numId w:val="2"/>
        </w:numPr>
        <w:spacing w:after="0" w:line="356" w:lineRule="auto"/>
        <w:ind w:hanging="458"/>
      </w:pPr>
      <w:r>
        <w:t xml:space="preserve">Rorrer, J. ChemE 486 Process Design II, Report #2: Process Model of Coal Gasification Plant; University of Washington: Seattle, WA, 2026. </w:t>
      </w:r>
    </w:p>
    <w:p w14:paraId="06ABA526" w14:textId="77777777" w:rsidR="00CD5704" w:rsidRDefault="00F36159">
      <w:pPr>
        <w:numPr>
          <w:ilvl w:val="0"/>
          <w:numId w:val="2"/>
        </w:numPr>
        <w:spacing w:after="0" w:line="358" w:lineRule="auto"/>
        <w:ind w:hanging="458"/>
      </w:pPr>
      <w:r>
        <w:t xml:space="preserve">Washington Department of Public Works. Appraisal and Rate Investigation of the Seattle Gas Company as of June 30, 1933; State of Washington: Olympia, WA, 1933. </w:t>
      </w:r>
    </w:p>
    <w:p w14:paraId="01EB6220" w14:textId="77777777" w:rsidR="00CD5704" w:rsidRDefault="00F36159">
      <w:pPr>
        <w:numPr>
          <w:ilvl w:val="0"/>
          <w:numId w:val="2"/>
        </w:numPr>
        <w:ind w:hanging="458"/>
      </w:pPr>
      <w:r>
        <w:t xml:space="preserve">Murphy, B. L.; Sparacio, T.; Shields, W. J. Manufactured Gas Plants: Overview of Process Technologies, </w:t>
      </w:r>
    </w:p>
    <w:p w14:paraId="3E200565" w14:textId="77777777" w:rsidR="00CD5704" w:rsidRDefault="00F36159">
      <w:pPr>
        <w:ind w:left="-5"/>
      </w:pPr>
      <w:r>
        <w:t xml:space="preserve">Site Conditions, and Residuals. Environ. Forensics 2005, 6 (2), 161–173. DOI: 10.1080/15275920590952847. </w:t>
      </w:r>
    </w:p>
    <w:p w14:paraId="6D7BCE21" w14:textId="77777777" w:rsidR="00CD5704" w:rsidRDefault="00F36159">
      <w:pPr>
        <w:numPr>
          <w:ilvl w:val="0"/>
          <w:numId w:val="2"/>
        </w:numPr>
        <w:ind w:hanging="458"/>
      </w:pPr>
      <w:r>
        <w:t xml:space="preserve">Higman, C.; van der Burgt, M. Gasification, 2nd ed.; Gulf Professional Publishing: Burlington, MA, 2008. </w:t>
      </w:r>
    </w:p>
    <w:p w14:paraId="419FC20C" w14:textId="77777777" w:rsidR="00CD5704" w:rsidRDefault="00F36159">
      <w:pPr>
        <w:numPr>
          <w:ilvl w:val="0"/>
          <w:numId w:val="2"/>
        </w:numPr>
        <w:spacing w:after="2" w:line="356" w:lineRule="auto"/>
        <w:ind w:hanging="458"/>
      </w:pPr>
      <w:r>
        <w:t xml:space="preserve">Eggers, D. D. Coal Gasification and Liquefaction; Seattle Public Library Pamphlet Collection: Seattle, WA, 1998. </w:t>
      </w:r>
    </w:p>
    <w:p w14:paraId="28E41C27" w14:textId="77777777" w:rsidR="00CD5704" w:rsidRDefault="00F36159">
      <w:pPr>
        <w:numPr>
          <w:ilvl w:val="0"/>
          <w:numId w:val="2"/>
        </w:numPr>
        <w:ind w:hanging="458"/>
      </w:pPr>
      <w:r>
        <w:t xml:space="preserve">Daniels, J. Coal Resources of Washington. Trans. ASME 1941, 63 (4), 289–292. </w:t>
      </w:r>
    </w:p>
    <w:p w14:paraId="5218DD2F" w14:textId="77777777" w:rsidR="00CD5704" w:rsidRDefault="00F36159">
      <w:pPr>
        <w:numPr>
          <w:ilvl w:val="0"/>
          <w:numId w:val="2"/>
        </w:numPr>
        <w:spacing w:line="358" w:lineRule="auto"/>
        <w:ind w:hanging="458"/>
      </w:pPr>
      <w:r>
        <w:t xml:space="preserve">Green, S. H. Coal and Coal Mining in Washington; Report of Investigations No. 4; Washington Division of Mines and Mining: Olympia, WA, 1943. </w:t>
      </w:r>
    </w:p>
    <w:p w14:paraId="1EEA25D3" w14:textId="77777777" w:rsidR="00CD5704" w:rsidRDefault="00F36159">
      <w:pPr>
        <w:numPr>
          <w:ilvl w:val="0"/>
          <w:numId w:val="2"/>
        </w:numPr>
        <w:ind w:hanging="458"/>
      </w:pPr>
      <w:r>
        <w:t xml:space="preserve">Thomas, J. S. G. The Complete Gasification of Coal. </w:t>
      </w:r>
      <w:r>
        <w:rPr>
          <w:i/>
        </w:rPr>
        <w:t>Nature</w:t>
      </w:r>
      <w:r>
        <w:t xml:space="preserve"> 1923, </w:t>
      </w:r>
      <w:r>
        <w:rPr>
          <w:i/>
        </w:rPr>
        <w:t>111</w:t>
      </w:r>
      <w:r>
        <w:t xml:space="preserve"> (2797), 778–779. </w:t>
      </w:r>
    </w:p>
    <w:p w14:paraId="17B9C9A6" w14:textId="77777777" w:rsidR="00CD5704" w:rsidRDefault="00F36159">
      <w:pPr>
        <w:numPr>
          <w:ilvl w:val="0"/>
          <w:numId w:val="2"/>
        </w:numPr>
        <w:ind w:hanging="458"/>
      </w:pPr>
      <w:r>
        <w:t xml:space="preserve">Sawyer, S. Gas Works Park (Seattle); HistoryLink.org Essay 20978, 2020. </w:t>
      </w:r>
    </w:p>
    <w:p w14:paraId="4D79AF69" w14:textId="77777777" w:rsidR="00CD5704" w:rsidRDefault="00F36159">
      <w:pPr>
        <w:ind w:left="-5"/>
      </w:pPr>
      <w:r>
        <w:t xml:space="preserve">https://www.historylink.org/File/20978 (accessed May 1, 2026). </w:t>
      </w:r>
    </w:p>
    <w:p w14:paraId="504B1B45" w14:textId="77777777" w:rsidR="00CD5704" w:rsidRDefault="00F36159">
      <w:pPr>
        <w:numPr>
          <w:ilvl w:val="0"/>
          <w:numId w:val="2"/>
        </w:numPr>
        <w:spacing w:after="0" w:line="358" w:lineRule="auto"/>
        <w:ind w:hanging="458"/>
      </w:pPr>
      <w:r>
        <w:t xml:space="preserve">Seattle Landmarks Preservation Board. Report on Designation: Gas Works Park, LPB 148/99; City of Seattle: Seattle, WA, 1999. </w:t>
      </w:r>
    </w:p>
    <w:p w14:paraId="6C6214E2" w14:textId="77777777" w:rsidR="00CD5704" w:rsidRDefault="00F36159">
      <w:pPr>
        <w:numPr>
          <w:ilvl w:val="0"/>
          <w:numId w:val="2"/>
        </w:numPr>
        <w:spacing w:after="0" w:line="358" w:lineRule="auto"/>
        <w:ind w:hanging="458"/>
      </w:pPr>
      <w:r>
        <w:t xml:space="preserve">Washington State Department of Ecology. First Five-Year Review Report: Gas Works Park Site; Northwest Regional Office: Bellevue, WA, 2005. </w:t>
      </w:r>
    </w:p>
    <w:p w14:paraId="09C814BF" w14:textId="77777777" w:rsidR="00CD5704" w:rsidRDefault="00F36159">
      <w:pPr>
        <w:numPr>
          <w:ilvl w:val="0"/>
          <w:numId w:val="2"/>
        </w:numPr>
        <w:ind w:hanging="458"/>
      </w:pPr>
      <w:r>
        <w:t xml:space="preserve">Parisher, R. A.; Rhea, R. A. Pipe Drafting and Design, 3rd ed.; Elsevier: Burlington, MA, 2012. </w:t>
      </w:r>
    </w:p>
    <w:p w14:paraId="5BD09390" w14:textId="77777777" w:rsidR="00CD5704" w:rsidRDefault="00F36159">
      <w:pPr>
        <w:numPr>
          <w:ilvl w:val="0"/>
          <w:numId w:val="2"/>
        </w:numPr>
        <w:ind w:hanging="458"/>
      </w:pPr>
      <w:r>
        <w:t xml:space="preserve">AspenTech. Aspen Plus V14; AspenTech: Bedford, MA, 2024. </w:t>
      </w:r>
    </w:p>
    <w:p w14:paraId="6BB9F3A5" w14:textId="77777777" w:rsidR="00CD5704" w:rsidRDefault="00F36159">
      <w:pPr>
        <w:numPr>
          <w:ilvl w:val="0"/>
          <w:numId w:val="2"/>
        </w:numPr>
        <w:ind w:hanging="458"/>
      </w:pPr>
      <w:r>
        <w:lastRenderedPageBreak/>
        <w:t xml:space="preserve">Guardia, L.; Suarez, L.; Querejeta, N.; Rodriguez Madrera, R.; Suarez, B.; Centeno, T. A. Apple Waste: A </w:t>
      </w:r>
    </w:p>
    <w:p w14:paraId="57C4F634" w14:textId="77777777" w:rsidR="00CD5704" w:rsidRDefault="00F36159">
      <w:pPr>
        <w:spacing w:after="2" w:line="356" w:lineRule="auto"/>
        <w:ind w:left="-5"/>
      </w:pPr>
      <w:r>
        <w:t xml:space="preserve">Sustainable Source of Carbon Materials and Valuable Compounds. ACS Sustainable Chem. Eng. 2019, 7 (21), 17335–17343. DOI: 10.1021/acssuschemeng.9b04266. </w:t>
      </w:r>
    </w:p>
    <w:p w14:paraId="3A260D12" w14:textId="77777777" w:rsidR="00CD5704" w:rsidRDefault="00F36159">
      <w:pPr>
        <w:numPr>
          <w:ilvl w:val="0"/>
          <w:numId w:val="2"/>
        </w:numPr>
        <w:spacing w:after="2" w:line="356" w:lineRule="auto"/>
        <w:ind w:hanging="458"/>
      </w:pPr>
      <w:r>
        <w:t xml:space="preserve">Magyar, M.; da Costa Sousa, L.; Jin, M.; Sarks, C.; Balan, V. Conversion of Apple Pomace Waste to Ethanol at Industrial Relevant Conditions. Appl. Microbiol. Biotechnol. 2016, 100 (16), 7349–7358. DOI: </w:t>
      </w:r>
    </w:p>
    <w:p w14:paraId="60D03FC2" w14:textId="77777777" w:rsidR="00CD5704" w:rsidRDefault="00F36159">
      <w:pPr>
        <w:ind w:left="-5"/>
      </w:pPr>
      <w:r>
        <w:t xml:space="preserve">10.1007/s00253-016-7665-7. </w:t>
      </w:r>
    </w:p>
    <w:p w14:paraId="302AD59C" w14:textId="77777777" w:rsidR="00CD5704" w:rsidRDefault="00F36159">
      <w:pPr>
        <w:numPr>
          <w:ilvl w:val="0"/>
          <w:numId w:val="2"/>
        </w:numPr>
        <w:ind w:hanging="458"/>
      </w:pPr>
      <w:r>
        <w:t xml:space="preserve">Parmar, I.; Vasantha Rupasinghe, H. P. Bio-conversion of Apple Pomace into Ethanol and Acetic Acid: </w:t>
      </w:r>
    </w:p>
    <w:p w14:paraId="76519D3B" w14:textId="77777777" w:rsidR="00CD5704" w:rsidRDefault="00F36159">
      <w:pPr>
        <w:ind w:left="-5"/>
      </w:pPr>
      <w:r>
        <w:t xml:space="preserve">Enzymatic Hydrolysis and Fermentation. Bioresour. Technol. 2013, 130, 613–620. DOI: </w:t>
      </w:r>
    </w:p>
    <w:p w14:paraId="3409DF4A" w14:textId="77777777" w:rsidR="00CD5704" w:rsidRDefault="00F36159">
      <w:pPr>
        <w:ind w:left="-5"/>
      </w:pPr>
      <w:r>
        <w:t xml:space="preserve">10.1016/j.biortech.2012.12.084. </w:t>
      </w:r>
    </w:p>
    <w:p w14:paraId="79C7E149" w14:textId="77777777" w:rsidR="00CD5704" w:rsidRDefault="00F36159">
      <w:pPr>
        <w:numPr>
          <w:ilvl w:val="0"/>
          <w:numId w:val="2"/>
        </w:numPr>
        <w:spacing w:after="2" w:line="356" w:lineRule="auto"/>
        <w:ind w:hanging="458"/>
      </w:pPr>
      <w:r>
        <w:t xml:space="preserve">Ma, X.; Ma, Y.; Zhang, L.; Lü, J.; Ma, S.; Lei, J.; Wang, Y.; Liu, M.; Lü, X.; Wang, X. Subcritical Water Pretreatment of De-pectin Apple Pomace for Ethanol Conversion and Whole Components Utilization. Ind. </w:t>
      </w:r>
    </w:p>
    <w:p w14:paraId="041AB1B2" w14:textId="77777777" w:rsidR="00CD5704" w:rsidRDefault="00F36159">
      <w:pPr>
        <w:ind w:left="-5"/>
      </w:pPr>
      <w:r>
        <w:t xml:space="preserve">Crops Prod. 2024, 216, 118720. DOI: 10.1016/j.indcrop.2024.118720. </w:t>
      </w:r>
    </w:p>
    <w:p w14:paraId="0F1FBD07" w14:textId="77777777" w:rsidR="00CD5704" w:rsidRDefault="00F36159">
      <w:pPr>
        <w:numPr>
          <w:ilvl w:val="0"/>
          <w:numId w:val="2"/>
        </w:numPr>
        <w:spacing w:after="0" w:line="357" w:lineRule="auto"/>
        <w:ind w:hanging="458"/>
      </w:pPr>
      <w:r>
        <w:t xml:space="preserve">Rebolledo-Leiva, R.; Estévez, S.; Hernández, D.; Feijoo, G.; Moreira, M. T.; González-García, S. Apple Pomace Integrated Biorefinery for Biofuels Production: A Techno-Economic and Environmental Sustainability Analysis. Resources 2024, 13 (11), 156. DOI: 10.3390/resources13110156. </w:t>
      </w:r>
    </w:p>
    <w:p w14:paraId="4FA37455" w14:textId="77777777" w:rsidR="00CD5704" w:rsidRDefault="00F36159">
      <w:pPr>
        <w:numPr>
          <w:ilvl w:val="0"/>
          <w:numId w:val="2"/>
        </w:numPr>
        <w:ind w:hanging="458"/>
      </w:pPr>
      <w:r>
        <w:t xml:space="preserve">Evans, G. W. The Coal Mines of King County; Washington Geological Survey: Olympia, WA, 1912. </w:t>
      </w:r>
    </w:p>
    <w:p w14:paraId="4CB2C2F6" w14:textId="77777777" w:rsidR="00CD5704" w:rsidRDefault="00F36159">
      <w:pPr>
        <w:numPr>
          <w:ilvl w:val="0"/>
          <w:numId w:val="2"/>
        </w:numPr>
        <w:ind w:hanging="458"/>
      </w:pPr>
      <w:r>
        <w:t xml:space="preserve">Survey of the Seattle Gas Works, Lake Union; Seattle, WA, 1908. </w:t>
      </w:r>
    </w:p>
    <w:p w14:paraId="00EE284B" w14:textId="77777777" w:rsidR="00CD5704" w:rsidRDefault="00F36159">
      <w:pPr>
        <w:numPr>
          <w:ilvl w:val="0"/>
          <w:numId w:val="2"/>
        </w:numPr>
        <w:ind w:hanging="458"/>
      </w:pPr>
      <w:r>
        <w:t xml:space="preserve">Seattle Gas Company. Annual Report, Vol. 1B; Seattle, WA, 1933. </w:t>
      </w:r>
    </w:p>
    <w:p w14:paraId="4B8C7F51" w14:textId="77777777" w:rsidR="00CD5704" w:rsidRDefault="00F36159">
      <w:pPr>
        <w:spacing w:after="112" w:line="259" w:lineRule="auto"/>
        <w:ind w:left="0" w:right="0" w:firstLine="0"/>
      </w:pPr>
      <w:r>
        <w:t xml:space="preserve"> </w:t>
      </w:r>
    </w:p>
    <w:p w14:paraId="67FD177F" w14:textId="77777777" w:rsidR="00CD5704" w:rsidRDefault="00F36159">
      <w:pPr>
        <w:pStyle w:val="Heading2"/>
        <w:numPr>
          <w:ilvl w:val="0"/>
          <w:numId w:val="0"/>
        </w:numPr>
        <w:ind w:left="-5"/>
      </w:pPr>
      <w:r>
        <w:lastRenderedPageBreak/>
        <w:t xml:space="preserve">Appendix A. Aspen Plus V14 Build Record from Uploaded Photos </w:t>
      </w:r>
    </w:p>
    <w:p w14:paraId="737B5CF8" w14:textId="77777777" w:rsidR="00CD5704" w:rsidRDefault="00F36159">
      <w:pPr>
        <w:spacing w:after="60" w:line="259" w:lineRule="auto"/>
        <w:ind w:left="0" w:right="300" w:firstLine="0"/>
        <w:jc w:val="right"/>
      </w:pPr>
      <w:r>
        <w:rPr>
          <w:noProof/>
        </w:rPr>
        <w:drawing>
          <wp:inline distT="0" distB="0" distL="0" distR="0" wp14:anchorId="09148452" wp14:editId="7324F3E2">
            <wp:extent cx="6943725" cy="5210175"/>
            <wp:effectExtent l="0" t="0" r="0" b="0"/>
            <wp:docPr id="6255" name="Picture 6255"/>
            <wp:cNvGraphicFramePr/>
            <a:graphic xmlns:a="http://schemas.openxmlformats.org/drawingml/2006/main">
              <a:graphicData uri="http://schemas.openxmlformats.org/drawingml/2006/picture">
                <pic:pic xmlns:pic="http://schemas.openxmlformats.org/drawingml/2006/picture">
                  <pic:nvPicPr>
                    <pic:cNvPr id="6255" name="Picture 6255"/>
                    <pic:cNvPicPr/>
                  </pic:nvPicPr>
                  <pic:blipFill>
                    <a:blip r:embed="rId13"/>
                    <a:stretch>
                      <a:fillRect/>
                    </a:stretch>
                  </pic:blipFill>
                  <pic:spPr>
                    <a:xfrm>
                      <a:off x="0" y="0"/>
                      <a:ext cx="6943725" cy="5210175"/>
                    </a:xfrm>
                    <a:prstGeom prst="rect">
                      <a:avLst/>
                    </a:prstGeom>
                  </pic:spPr>
                </pic:pic>
              </a:graphicData>
            </a:graphic>
          </wp:inline>
        </w:drawing>
      </w:r>
      <w:r>
        <w:t xml:space="preserve"> </w:t>
      </w:r>
    </w:p>
    <w:p w14:paraId="5EAA7D45" w14:textId="77777777" w:rsidR="00CD5704" w:rsidRDefault="00F36159">
      <w:pPr>
        <w:spacing w:after="3" w:line="238" w:lineRule="auto"/>
        <w:ind w:left="-5" w:right="299"/>
      </w:pPr>
      <w:r>
        <w:rPr>
          <w:i/>
        </w:rPr>
        <w:t>Figure A1. Aspen Plus V14 stream-results screenshot used to verify the gasifier-core basis: S-COAL = 7,100 kg/h, S-STEAM = 9,000 kg/h, S-MIX/S-RAWGAS = 16,100 kg/h, and raw gas at 1050 °C and 1.1 bar.</w:t>
      </w:r>
      <w:r>
        <w:t xml:space="preserve"> </w:t>
      </w:r>
    </w:p>
    <w:p w14:paraId="4D949E8D" w14:textId="77777777" w:rsidR="00CD5704" w:rsidRDefault="00F36159">
      <w:pPr>
        <w:spacing w:after="60" w:line="259" w:lineRule="auto"/>
        <w:ind w:left="0" w:right="0" w:firstLine="0"/>
        <w:jc w:val="right"/>
      </w:pPr>
      <w:r>
        <w:rPr>
          <w:noProof/>
        </w:rPr>
        <w:lastRenderedPageBreak/>
        <w:drawing>
          <wp:inline distT="0" distB="0" distL="0" distR="0" wp14:anchorId="6BAD2AD9" wp14:editId="6D51A983">
            <wp:extent cx="7134225" cy="5076825"/>
            <wp:effectExtent l="0" t="0" r="0" b="0"/>
            <wp:docPr id="6276" name="Picture 6276"/>
            <wp:cNvGraphicFramePr/>
            <a:graphic xmlns:a="http://schemas.openxmlformats.org/drawingml/2006/main">
              <a:graphicData uri="http://schemas.openxmlformats.org/drawingml/2006/picture">
                <pic:pic xmlns:pic="http://schemas.openxmlformats.org/drawingml/2006/picture">
                  <pic:nvPicPr>
                    <pic:cNvPr id="6276" name="Picture 6276"/>
                    <pic:cNvPicPr/>
                  </pic:nvPicPr>
                  <pic:blipFill>
                    <a:blip r:embed="rId14"/>
                    <a:stretch>
                      <a:fillRect/>
                    </a:stretch>
                  </pic:blipFill>
                  <pic:spPr>
                    <a:xfrm>
                      <a:off x="0" y="0"/>
                      <a:ext cx="7134225" cy="5076825"/>
                    </a:xfrm>
                    <a:prstGeom prst="rect">
                      <a:avLst/>
                    </a:prstGeom>
                  </pic:spPr>
                </pic:pic>
              </a:graphicData>
            </a:graphic>
          </wp:inline>
        </w:drawing>
      </w:r>
      <w:r>
        <w:t xml:space="preserve"> </w:t>
      </w:r>
    </w:p>
    <w:p w14:paraId="599362EF" w14:textId="77777777" w:rsidR="00CD5704" w:rsidRDefault="00F36159">
      <w:pPr>
        <w:spacing w:after="3" w:line="238" w:lineRule="auto"/>
        <w:ind w:left="-5" w:right="299"/>
      </w:pPr>
      <w:r>
        <w:rPr>
          <w:i/>
        </w:rPr>
        <w:t>Figure A2. Contact sheet of uploaded Aspen Plus V14 build/process photos, part 1. These images document the photographed PFD, stream results, component setup, property method, and coal-input workflow.</w:t>
      </w:r>
      <w:r>
        <w:t xml:space="preserve"> </w:t>
      </w:r>
    </w:p>
    <w:p w14:paraId="06475141" w14:textId="77777777" w:rsidR="00CD5704" w:rsidRDefault="00F36159">
      <w:pPr>
        <w:spacing w:after="60" w:line="259" w:lineRule="auto"/>
        <w:ind w:left="0" w:right="0" w:firstLine="0"/>
        <w:jc w:val="right"/>
      </w:pPr>
      <w:r>
        <w:rPr>
          <w:noProof/>
        </w:rPr>
        <w:lastRenderedPageBreak/>
        <w:drawing>
          <wp:inline distT="0" distB="0" distL="0" distR="0" wp14:anchorId="70E0E8F8" wp14:editId="7F565EF6">
            <wp:extent cx="7134225" cy="5076825"/>
            <wp:effectExtent l="0" t="0" r="0" b="0"/>
            <wp:docPr id="6400" name="Picture 6400"/>
            <wp:cNvGraphicFramePr/>
            <a:graphic xmlns:a="http://schemas.openxmlformats.org/drawingml/2006/main">
              <a:graphicData uri="http://schemas.openxmlformats.org/drawingml/2006/picture">
                <pic:pic xmlns:pic="http://schemas.openxmlformats.org/drawingml/2006/picture">
                  <pic:nvPicPr>
                    <pic:cNvPr id="6400" name="Picture 6400"/>
                    <pic:cNvPicPr/>
                  </pic:nvPicPr>
                  <pic:blipFill>
                    <a:blip r:embed="rId15"/>
                    <a:stretch>
                      <a:fillRect/>
                    </a:stretch>
                  </pic:blipFill>
                  <pic:spPr>
                    <a:xfrm>
                      <a:off x="0" y="0"/>
                      <a:ext cx="7134225" cy="5076825"/>
                    </a:xfrm>
                    <a:prstGeom prst="rect">
                      <a:avLst/>
                    </a:prstGeom>
                  </pic:spPr>
                </pic:pic>
              </a:graphicData>
            </a:graphic>
          </wp:inline>
        </w:drawing>
      </w:r>
      <w:r>
        <w:t xml:space="preserve"> </w:t>
      </w:r>
    </w:p>
    <w:p w14:paraId="7904E9B3" w14:textId="77777777" w:rsidR="00CD5704" w:rsidRDefault="00F36159">
      <w:pPr>
        <w:spacing w:after="3" w:line="238" w:lineRule="auto"/>
        <w:ind w:left="-5" w:right="299"/>
      </w:pPr>
      <w:r>
        <w:rPr>
          <w:i/>
        </w:rPr>
        <w:t xml:space="preserve">Figure A3. Contact sheet of uploaded Aspen Plus V14 build/process photos, part 2. These images document the remaining Aspen setup/results screens used to check the written report against the actual build. </w:t>
      </w:r>
    </w:p>
    <w:p w14:paraId="4C8675FB" w14:textId="77777777" w:rsidR="00CD5704" w:rsidRDefault="00F36159">
      <w:pPr>
        <w:spacing w:after="0" w:line="259" w:lineRule="auto"/>
        <w:ind w:left="0" w:right="0" w:firstLine="0"/>
      </w:pPr>
      <w:r>
        <w:t xml:space="preserve"> </w:t>
      </w:r>
    </w:p>
    <w:p w14:paraId="5D69050F" w14:textId="77777777" w:rsidR="00CD5704" w:rsidRDefault="00F36159">
      <w:pPr>
        <w:pStyle w:val="Heading2"/>
        <w:numPr>
          <w:ilvl w:val="0"/>
          <w:numId w:val="0"/>
        </w:numPr>
        <w:ind w:left="-5"/>
      </w:pPr>
      <w:r>
        <w:t xml:space="preserve">Appendix B. Rubric Crosswalk and Assumption Audit </w:t>
      </w:r>
    </w:p>
    <w:p w14:paraId="20F3F95A" w14:textId="77777777" w:rsidR="00CD5704" w:rsidRDefault="00F36159">
      <w:pPr>
        <w:spacing w:after="10" w:line="249" w:lineRule="auto"/>
        <w:ind w:left="130" w:right="629"/>
        <w:jc w:val="center"/>
      </w:pPr>
      <w:r>
        <w:rPr>
          <w:i/>
        </w:rPr>
        <w:t xml:space="preserve">Table B1. Rubric crosswalk for the report. </w:t>
      </w:r>
    </w:p>
    <w:p w14:paraId="4AB1B08F" w14:textId="77777777" w:rsidR="00CD5704" w:rsidRDefault="00F36159">
      <w:pPr>
        <w:spacing w:after="0" w:line="259" w:lineRule="auto"/>
        <w:ind w:left="0" w:right="479" w:firstLine="0"/>
        <w:jc w:val="center"/>
      </w:pPr>
      <w:r>
        <w:rPr>
          <w:sz w:val="12"/>
        </w:rPr>
        <w:t xml:space="preserve"> </w:t>
      </w:r>
    </w:p>
    <w:tbl>
      <w:tblPr>
        <w:tblStyle w:val="TableGrid"/>
        <w:tblW w:w="10790" w:type="dxa"/>
        <w:tblInd w:w="6" w:type="dxa"/>
        <w:tblCellMar>
          <w:top w:w="60" w:type="dxa"/>
          <w:left w:w="107" w:type="dxa"/>
          <w:right w:w="53" w:type="dxa"/>
        </w:tblCellMar>
        <w:tblLook w:val="04A0" w:firstRow="1" w:lastRow="0" w:firstColumn="1" w:lastColumn="0" w:noHBand="0" w:noVBand="1"/>
      </w:tblPr>
      <w:tblGrid>
        <w:gridCol w:w="2865"/>
        <w:gridCol w:w="3101"/>
        <w:gridCol w:w="1839"/>
        <w:gridCol w:w="2985"/>
      </w:tblGrid>
      <w:tr w:rsidR="00CD5704" w14:paraId="65BDE884" w14:textId="77777777">
        <w:trPr>
          <w:trHeight w:val="836"/>
        </w:trPr>
        <w:tc>
          <w:tcPr>
            <w:tcW w:w="2865" w:type="dxa"/>
            <w:tcBorders>
              <w:top w:val="single" w:sz="4" w:space="0" w:color="000000"/>
              <w:left w:val="single" w:sz="4" w:space="0" w:color="000000"/>
              <w:bottom w:val="single" w:sz="4" w:space="0" w:color="000000"/>
              <w:right w:val="single" w:sz="4" w:space="0" w:color="000000"/>
            </w:tcBorders>
            <w:shd w:val="clear" w:color="auto" w:fill="156082"/>
          </w:tcPr>
          <w:p w14:paraId="1DCF4700" w14:textId="77777777" w:rsidR="00CD5704" w:rsidRDefault="00F36159">
            <w:pPr>
              <w:spacing w:after="0" w:line="259" w:lineRule="auto"/>
              <w:ind w:left="0" w:right="0" w:firstLine="0"/>
            </w:pPr>
            <w:r>
              <w:rPr>
                <w:b/>
                <w:color w:val="FFFFFF"/>
              </w:rPr>
              <w:t xml:space="preserve">Rubric category </w:t>
            </w:r>
          </w:p>
        </w:tc>
        <w:tc>
          <w:tcPr>
            <w:tcW w:w="3101" w:type="dxa"/>
            <w:tcBorders>
              <w:top w:val="single" w:sz="4" w:space="0" w:color="000000"/>
              <w:left w:val="single" w:sz="4" w:space="0" w:color="000000"/>
              <w:bottom w:val="single" w:sz="4" w:space="0" w:color="000000"/>
              <w:right w:val="single" w:sz="4" w:space="0" w:color="000000"/>
            </w:tcBorders>
            <w:shd w:val="clear" w:color="auto" w:fill="156082"/>
          </w:tcPr>
          <w:p w14:paraId="33E397CD" w14:textId="77777777" w:rsidR="00CD5704" w:rsidRDefault="00F36159">
            <w:pPr>
              <w:spacing w:after="0" w:line="259" w:lineRule="auto"/>
              <w:ind w:left="1" w:right="0" w:firstLine="0"/>
            </w:pPr>
            <w:r>
              <w:rPr>
                <w:b/>
                <w:color w:val="FFFFFF"/>
              </w:rPr>
              <w:t xml:space="preserve">Requirement targeted </w:t>
            </w:r>
          </w:p>
        </w:tc>
        <w:tc>
          <w:tcPr>
            <w:tcW w:w="1839" w:type="dxa"/>
            <w:tcBorders>
              <w:top w:val="single" w:sz="4" w:space="0" w:color="000000"/>
              <w:left w:val="single" w:sz="4" w:space="0" w:color="000000"/>
              <w:bottom w:val="single" w:sz="4" w:space="0" w:color="000000"/>
              <w:right w:val="single" w:sz="4" w:space="0" w:color="000000"/>
            </w:tcBorders>
            <w:shd w:val="clear" w:color="auto" w:fill="156082"/>
          </w:tcPr>
          <w:p w14:paraId="3D437448" w14:textId="77777777" w:rsidR="00CD5704" w:rsidRDefault="00F36159">
            <w:pPr>
              <w:spacing w:after="0" w:line="259" w:lineRule="auto"/>
              <w:ind w:left="1" w:right="0" w:firstLine="0"/>
            </w:pPr>
            <w:r>
              <w:rPr>
                <w:b/>
                <w:color w:val="FFFFFF"/>
              </w:rPr>
              <w:t xml:space="preserve">Where addressed </w:t>
            </w:r>
          </w:p>
        </w:tc>
        <w:tc>
          <w:tcPr>
            <w:tcW w:w="2985" w:type="dxa"/>
            <w:tcBorders>
              <w:top w:val="single" w:sz="4" w:space="0" w:color="000000"/>
              <w:left w:val="single" w:sz="4" w:space="0" w:color="000000"/>
              <w:bottom w:val="single" w:sz="4" w:space="0" w:color="000000"/>
              <w:right w:val="single" w:sz="4" w:space="0" w:color="000000"/>
            </w:tcBorders>
            <w:shd w:val="clear" w:color="auto" w:fill="156082"/>
          </w:tcPr>
          <w:p w14:paraId="5FD0BBB5" w14:textId="77777777" w:rsidR="00CD5704" w:rsidRDefault="00F36159">
            <w:pPr>
              <w:spacing w:after="0" w:line="259" w:lineRule="auto"/>
              <w:ind w:left="1" w:right="0" w:firstLine="0"/>
            </w:pPr>
            <w:r>
              <w:rPr>
                <w:b/>
                <w:color w:val="FFFFFF"/>
              </w:rPr>
              <w:t xml:space="preserve">A+ revision choice </w:t>
            </w:r>
          </w:p>
        </w:tc>
      </w:tr>
      <w:tr w:rsidR="00CD5704" w14:paraId="7F89CB92" w14:textId="77777777">
        <w:trPr>
          <w:trHeight w:val="2493"/>
        </w:trPr>
        <w:tc>
          <w:tcPr>
            <w:tcW w:w="2865" w:type="dxa"/>
            <w:tcBorders>
              <w:top w:val="single" w:sz="4" w:space="0" w:color="000000"/>
              <w:left w:val="single" w:sz="4" w:space="0" w:color="000000"/>
              <w:bottom w:val="single" w:sz="4" w:space="0" w:color="000000"/>
              <w:right w:val="single" w:sz="4" w:space="0" w:color="000000"/>
            </w:tcBorders>
            <w:shd w:val="clear" w:color="auto" w:fill="C1E4F5"/>
          </w:tcPr>
          <w:p w14:paraId="418E0105" w14:textId="77777777" w:rsidR="00CD5704" w:rsidRDefault="00F36159">
            <w:pPr>
              <w:spacing w:after="115" w:line="259" w:lineRule="auto"/>
              <w:ind w:left="0" w:right="0" w:firstLine="0"/>
            </w:pPr>
            <w:r>
              <w:rPr>
                <w:b/>
              </w:rPr>
              <w:t xml:space="preserve">Self-reflection and </w:t>
            </w:r>
          </w:p>
          <w:p w14:paraId="7FC9FA53" w14:textId="77777777" w:rsidR="00CD5704" w:rsidRDefault="00F36159">
            <w:pPr>
              <w:spacing w:after="0" w:line="259" w:lineRule="auto"/>
              <w:ind w:left="0" w:right="0" w:firstLine="0"/>
            </w:pPr>
            <w:r>
              <w:rPr>
                <w:b/>
              </w:rPr>
              <w:t xml:space="preserve">appearance </w:t>
            </w:r>
          </w:p>
        </w:tc>
        <w:tc>
          <w:tcPr>
            <w:tcW w:w="3101" w:type="dxa"/>
            <w:tcBorders>
              <w:top w:val="single" w:sz="4" w:space="0" w:color="000000"/>
              <w:left w:val="single" w:sz="4" w:space="0" w:color="000000"/>
              <w:bottom w:val="single" w:sz="4" w:space="0" w:color="000000"/>
              <w:right w:val="single" w:sz="4" w:space="0" w:color="000000"/>
            </w:tcBorders>
            <w:shd w:val="clear" w:color="auto" w:fill="C1E4F5"/>
          </w:tcPr>
          <w:p w14:paraId="0295365F" w14:textId="77777777" w:rsidR="00CD5704" w:rsidRDefault="00F36159">
            <w:pPr>
              <w:spacing w:after="1" w:line="358" w:lineRule="auto"/>
              <w:ind w:left="1" w:right="0" w:firstLine="0"/>
            </w:pPr>
            <w:r>
              <w:t xml:space="preserve">Specific reflection, cover page, headings, TOC, tables/figures, readable </w:t>
            </w:r>
          </w:p>
          <w:p w14:paraId="31538380" w14:textId="77777777" w:rsidR="00CD5704" w:rsidRDefault="00F36159">
            <w:pPr>
              <w:spacing w:after="0" w:line="259" w:lineRule="auto"/>
              <w:ind w:left="1" w:right="0" w:firstLine="0"/>
            </w:pPr>
            <w:r>
              <w:t xml:space="preserve">formatting </w:t>
            </w:r>
          </w:p>
        </w:tc>
        <w:tc>
          <w:tcPr>
            <w:tcW w:w="1839" w:type="dxa"/>
            <w:tcBorders>
              <w:top w:val="single" w:sz="4" w:space="0" w:color="000000"/>
              <w:left w:val="single" w:sz="4" w:space="0" w:color="000000"/>
              <w:bottom w:val="single" w:sz="4" w:space="0" w:color="000000"/>
              <w:right w:val="single" w:sz="4" w:space="0" w:color="000000"/>
            </w:tcBorders>
            <w:shd w:val="clear" w:color="auto" w:fill="C1E4F5"/>
          </w:tcPr>
          <w:p w14:paraId="6BE886B0" w14:textId="77777777" w:rsidR="00CD5704" w:rsidRDefault="00F36159">
            <w:pPr>
              <w:spacing w:after="0" w:line="358" w:lineRule="auto"/>
              <w:ind w:left="1" w:right="0" w:firstLine="0"/>
            </w:pPr>
            <w:r>
              <w:t xml:space="preserve">Cover, reflection, TOC/lists, numbered </w:t>
            </w:r>
          </w:p>
          <w:p w14:paraId="5283FFD4" w14:textId="77777777" w:rsidR="00CD5704" w:rsidRDefault="00F36159">
            <w:pPr>
              <w:spacing w:after="0" w:line="259" w:lineRule="auto"/>
              <w:ind w:left="1" w:right="0" w:firstLine="0"/>
            </w:pPr>
            <w:r>
              <w:t xml:space="preserve">sections, captions </w:t>
            </w:r>
          </w:p>
        </w:tc>
        <w:tc>
          <w:tcPr>
            <w:tcW w:w="2985" w:type="dxa"/>
            <w:tcBorders>
              <w:top w:val="single" w:sz="4" w:space="0" w:color="000000"/>
              <w:left w:val="single" w:sz="4" w:space="0" w:color="000000"/>
              <w:bottom w:val="single" w:sz="4" w:space="0" w:color="000000"/>
              <w:right w:val="single" w:sz="4" w:space="0" w:color="000000"/>
            </w:tcBorders>
            <w:shd w:val="clear" w:color="auto" w:fill="C1E4F5"/>
          </w:tcPr>
          <w:p w14:paraId="2CFA4574" w14:textId="77777777" w:rsidR="00CD5704" w:rsidRDefault="00F36159">
            <w:pPr>
              <w:spacing w:after="0" w:line="359" w:lineRule="auto"/>
              <w:ind w:left="1" w:right="0" w:firstLine="0"/>
            </w:pPr>
            <w:r>
              <w:t xml:space="preserve">Reflection compressed to one page and tied to actual </w:t>
            </w:r>
          </w:p>
          <w:p w14:paraId="18473A07" w14:textId="77777777" w:rsidR="00CD5704" w:rsidRDefault="00F36159">
            <w:pPr>
              <w:spacing w:after="0" w:line="259" w:lineRule="auto"/>
              <w:ind w:left="1" w:right="0" w:firstLine="0"/>
            </w:pPr>
            <w:r>
              <w:t xml:space="preserve">Aspen learning </w:t>
            </w:r>
          </w:p>
        </w:tc>
      </w:tr>
      <w:tr w:rsidR="00CD5704" w14:paraId="76E27BD5" w14:textId="77777777">
        <w:trPr>
          <w:trHeight w:val="1253"/>
        </w:trPr>
        <w:tc>
          <w:tcPr>
            <w:tcW w:w="2865" w:type="dxa"/>
            <w:tcBorders>
              <w:top w:val="single" w:sz="4" w:space="0" w:color="000000"/>
              <w:left w:val="single" w:sz="4" w:space="0" w:color="000000"/>
              <w:bottom w:val="single" w:sz="4" w:space="0" w:color="000000"/>
              <w:right w:val="single" w:sz="4" w:space="0" w:color="000000"/>
            </w:tcBorders>
          </w:tcPr>
          <w:p w14:paraId="6453A69C" w14:textId="77777777" w:rsidR="00CD5704" w:rsidRDefault="00F36159">
            <w:pPr>
              <w:spacing w:after="0" w:line="259" w:lineRule="auto"/>
              <w:ind w:left="0" w:right="0" w:firstLine="0"/>
            </w:pPr>
            <w:r>
              <w:rPr>
                <w:b/>
              </w:rPr>
              <w:lastRenderedPageBreak/>
              <w:t xml:space="preserve">Motivation/introduction </w:t>
            </w:r>
          </w:p>
        </w:tc>
        <w:tc>
          <w:tcPr>
            <w:tcW w:w="3101" w:type="dxa"/>
            <w:tcBorders>
              <w:top w:val="single" w:sz="4" w:space="0" w:color="000000"/>
              <w:left w:val="single" w:sz="4" w:space="0" w:color="000000"/>
              <w:bottom w:val="single" w:sz="4" w:space="0" w:color="000000"/>
              <w:right w:val="single" w:sz="4" w:space="0" w:color="000000"/>
            </w:tcBorders>
          </w:tcPr>
          <w:p w14:paraId="782B9133" w14:textId="77777777" w:rsidR="00CD5704" w:rsidRDefault="00F36159">
            <w:pPr>
              <w:spacing w:after="0" w:line="259" w:lineRule="auto"/>
              <w:ind w:left="1" w:right="0" w:firstLine="0"/>
            </w:pPr>
            <w:r>
              <w:t xml:space="preserve">Why model before retrofit </w:t>
            </w:r>
          </w:p>
        </w:tc>
        <w:tc>
          <w:tcPr>
            <w:tcW w:w="1839" w:type="dxa"/>
            <w:tcBorders>
              <w:top w:val="single" w:sz="4" w:space="0" w:color="000000"/>
              <w:left w:val="single" w:sz="4" w:space="0" w:color="000000"/>
              <w:bottom w:val="single" w:sz="4" w:space="0" w:color="000000"/>
              <w:right w:val="single" w:sz="4" w:space="0" w:color="000000"/>
            </w:tcBorders>
          </w:tcPr>
          <w:p w14:paraId="3A6E4C43" w14:textId="77777777" w:rsidR="00CD5704" w:rsidRDefault="00F36159">
            <w:pPr>
              <w:spacing w:after="112" w:line="259" w:lineRule="auto"/>
              <w:ind w:left="1" w:right="0" w:firstLine="0"/>
            </w:pPr>
            <w:r>
              <w:t xml:space="preserve">Section 1 and </w:t>
            </w:r>
          </w:p>
          <w:p w14:paraId="34706E32" w14:textId="77777777" w:rsidR="00CD5704" w:rsidRDefault="00F36159">
            <w:pPr>
              <w:spacing w:after="0" w:line="259" w:lineRule="auto"/>
              <w:ind w:left="1" w:right="0" w:firstLine="0"/>
            </w:pPr>
            <w:r>
              <w:t xml:space="preserve">Section 8 </w:t>
            </w:r>
          </w:p>
        </w:tc>
        <w:tc>
          <w:tcPr>
            <w:tcW w:w="2985" w:type="dxa"/>
            <w:tcBorders>
              <w:top w:val="single" w:sz="4" w:space="0" w:color="000000"/>
              <w:left w:val="single" w:sz="4" w:space="0" w:color="000000"/>
              <w:bottom w:val="single" w:sz="4" w:space="0" w:color="000000"/>
              <w:right w:val="single" w:sz="4" w:space="0" w:color="000000"/>
            </w:tcBorders>
          </w:tcPr>
          <w:p w14:paraId="5840556B" w14:textId="77777777" w:rsidR="00CD5704" w:rsidRDefault="00F36159">
            <w:pPr>
              <w:spacing w:after="3" w:line="356" w:lineRule="auto"/>
              <w:ind w:left="1" w:right="0" w:firstLine="0"/>
            </w:pPr>
            <w:r>
              <w:t xml:space="preserve">Baseline linked directly to apple-pomace ethanol </w:t>
            </w:r>
          </w:p>
          <w:p w14:paraId="3719E13C" w14:textId="77777777" w:rsidR="00CD5704" w:rsidRDefault="00F36159">
            <w:pPr>
              <w:spacing w:after="0" w:line="259" w:lineRule="auto"/>
              <w:ind w:left="1" w:right="0" w:firstLine="0"/>
            </w:pPr>
            <w:r>
              <w:t xml:space="preserve">retrofit </w:t>
            </w:r>
          </w:p>
        </w:tc>
      </w:tr>
      <w:tr w:rsidR="00CD5704" w14:paraId="3CC03430" w14:textId="77777777">
        <w:trPr>
          <w:trHeight w:val="1664"/>
        </w:trPr>
        <w:tc>
          <w:tcPr>
            <w:tcW w:w="2865" w:type="dxa"/>
            <w:tcBorders>
              <w:top w:val="single" w:sz="4" w:space="0" w:color="000000"/>
              <w:left w:val="single" w:sz="4" w:space="0" w:color="000000"/>
              <w:bottom w:val="single" w:sz="4" w:space="0" w:color="000000"/>
              <w:right w:val="single" w:sz="4" w:space="0" w:color="000000"/>
            </w:tcBorders>
            <w:shd w:val="clear" w:color="auto" w:fill="C1E4F5"/>
          </w:tcPr>
          <w:p w14:paraId="69B58DB1" w14:textId="77777777" w:rsidR="00CD5704" w:rsidRDefault="00F36159">
            <w:pPr>
              <w:spacing w:after="0" w:line="259" w:lineRule="auto"/>
              <w:ind w:left="0" w:right="0" w:firstLine="0"/>
            </w:pPr>
            <w:r>
              <w:rPr>
                <w:b/>
              </w:rPr>
              <w:t xml:space="preserve">Process description and assumptions </w:t>
            </w:r>
          </w:p>
        </w:tc>
        <w:tc>
          <w:tcPr>
            <w:tcW w:w="3101" w:type="dxa"/>
            <w:tcBorders>
              <w:top w:val="single" w:sz="4" w:space="0" w:color="000000"/>
              <w:left w:val="single" w:sz="4" w:space="0" w:color="000000"/>
              <w:bottom w:val="single" w:sz="4" w:space="0" w:color="000000"/>
              <w:right w:val="single" w:sz="4" w:space="0" w:color="000000"/>
            </w:tcBorders>
            <w:shd w:val="clear" w:color="auto" w:fill="C1E4F5"/>
          </w:tcPr>
          <w:p w14:paraId="7509AE1E" w14:textId="77777777" w:rsidR="00CD5704" w:rsidRDefault="00F36159">
            <w:pPr>
              <w:spacing w:after="0" w:line="259" w:lineRule="auto"/>
              <w:ind w:left="1" w:right="0" w:firstLine="0"/>
            </w:pPr>
            <w:r>
              <w:t xml:space="preserve">Complete process, inputs/outputs, chemistry, thermodynamics, justified assumptions </w:t>
            </w:r>
          </w:p>
        </w:tc>
        <w:tc>
          <w:tcPr>
            <w:tcW w:w="1839" w:type="dxa"/>
            <w:tcBorders>
              <w:top w:val="single" w:sz="4" w:space="0" w:color="000000"/>
              <w:left w:val="single" w:sz="4" w:space="0" w:color="000000"/>
              <w:bottom w:val="single" w:sz="4" w:space="0" w:color="000000"/>
              <w:right w:val="single" w:sz="4" w:space="0" w:color="000000"/>
            </w:tcBorders>
            <w:shd w:val="clear" w:color="auto" w:fill="C1E4F5"/>
          </w:tcPr>
          <w:p w14:paraId="0F69A78B" w14:textId="77777777" w:rsidR="00CD5704" w:rsidRDefault="00F36159">
            <w:pPr>
              <w:spacing w:after="112" w:line="259" w:lineRule="auto"/>
              <w:ind w:left="1" w:right="0" w:firstLine="0"/>
            </w:pPr>
            <w:r>
              <w:t xml:space="preserve">Sections 2–3, </w:t>
            </w:r>
          </w:p>
          <w:p w14:paraId="634D2FAC" w14:textId="77777777" w:rsidR="00CD5704" w:rsidRDefault="00F36159">
            <w:pPr>
              <w:spacing w:after="0" w:line="259" w:lineRule="auto"/>
              <w:ind w:left="1" w:right="0" w:firstLine="0"/>
            </w:pPr>
            <w:r>
              <w:t xml:space="preserve">Tables 1–3 </w:t>
            </w:r>
          </w:p>
        </w:tc>
        <w:tc>
          <w:tcPr>
            <w:tcW w:w="2985" w:type="dxa"/>
            <w:tcBorders>
              <w:top w:val="single" w:sz="4" w:space="0" w:color="000000"/>
              <w:left w:val="single" w:sz="4" w:space="0" w:color="000000"/>
              <w:bottom w:val="single" w:sz="4" w:space="0" w:color="000000"/>
              <w:right w:val="single" w:sz="4" w:space="0" w:color="000000"/>
            </w:tcBorders>
            <w:shd w:val="clear" w:color="auto" w:fill="C1E4F5"/>
          </w:tcPr>
          <w:p w14:paraId="232AD1D2" w14:textId="77777777" w:rsidR="00CD5704" w:rsidRDefault="00F36159">
            <w:pPr>
              <w:spacing w:after="0" w:line="259" w:lineRule="auto"/>
              <w:ind w:left="1" w:right="0" w:firstLine="0"/>
            </w:pPr>
            <w:r>
              <w:t xml:space="preserve">Corrected methane reaction and explicitly separated Aspen vs hand-calculated scope </w:t>
            </w:r>
          </w:p>
        </w:tc>
      </w:tr>
      <w:tr w:rsidR="00CD5704" w14:paraId="34336BEB" w14:textId="77777777">
        <w:trPr>
          <w:trHeight w:val="1253"/>
        </w:trPr>
        <w:tc>
          <w:tcPr>
            <w:tcW w:w="2865" w:type="dxa"/>
            <w:tcBorders>
              <w:top w:val="single" w:sz="4" w:space="0" w:color="000000"/>
              <w:left w:val="single" w:sz="4" w:space="0" w:color="000000"/>
              <w:bottom w:val="single" w:sz="4" w:space="0" w:color="000000"/>
              <w:right w:val="single" w:sz="4" w:space="0" w:color="000000"/>
            </w:tcBorders>
          </w:tcPr>
          <w:p w14:paraId="349EF98B" w14:textId="77777777" w:rsidR="00CD5704" w:rsidRDefault="00F36159">
            <w:pPr>
              <w:spacing w:after="0" w:line="259" w:lineRule="auto"/>
              <w:ind w:left="0" w:right="0" w:firstLine="0"/>
            </w:pPr>
            <w:r>
              <w:rPr>
                <w:b/>
              </w:rPr>
              <w:t xml:space="preserve">Block flow diagram </w:t>
            </w:r>
          </w:p>
        </w:tc>
        <w:tc>
          <w:tcPr>
            <w:tcW w:w="3101" w:type="dxa"/>
            <w:tcBorders>
              <w:top w:val="single" w:sz="4" w:space="0" w:color="000000"/>
              <w:left w:val="single" w:sz="4" w:space="0" w:color="000000"/>
              <w:bottom w:val="single" w:sz="4" w:space="0" w:color="000000"/>
              <w:right w:val="single" w:sz="4" w:space="0" w:color="000000"/>
            </w:tcBorders>
          </w:tcPr>
          <w:p w14:paraId="51D816BF" w14:textId="77777777" w:rsidR="00CD5704" w:rsidRDefault="00F36159">
            <w:pPr>
              <w:spacing w:after="0" w:line="259" w:lineRule="auto"/>
              <w:ind w:left="1" w:right="0" w:firstLine="0"/>
            </w:pPr>
            <w:r>
              <w:t xml:space="preserve">Transport, tar extraction, condensers, scrubbers, purifier, byproducts </w:t>
            </w:r>
          </w:p>
        </w:tc>
        <w:tc>
          <w:tcPr>
            <w:tcW w:w="1839" w:type="dxa"/>
            <w:tcBorders>
              <w:top w:val="single" w:sz="4" w:space="0" w:color="000000"/>
              <w:left w:val="single" w:sz="4" w:space="0" w:color="000000"/>
              <w:bottom w:val="single" w:sz="4" w:space="0" w:color="000000"/>
              <w:right w:val="single" w:sz="4" w:space="0" w:color="000000"/>
            </w:tcBorders>
          </w:tcPr>
          <w:p w14:paraId="69ED81A3" w14:textId="77777777" w:rsidR="00CD5704" w:rsidRDefault="00F36159">
            <w:pPr>
              <w:spacing w:after="112" w:line="259" w:lineRule="auto"/>
              <w:ind w:left="1" w:right="0" w:firstLine="0"/>
            </w:pPr>
            <w:r>
              <w:t xml:space="preserve">Section 4, </w:t>
            </w:r>
          </w:p>
          <w:p w14:paraId="57934BC4" w14:textId="77777777" w:rsidR="00CD5704" w:rsidRDefault="00F36159">
            <w:pPr>
              <w:spacing w:after="0" w:line="259" w:lineRule="auto"/>
              <w:ind w:left="1" w:right="0" w:firstLine="0"/>
            </w:pPr>
            <w:r>
              <w:t xml:space="preserve">Figure 1 </w:t>
            </w:r>
          </w:p>
        </w:tc>
        <w:tc>
          <w:tcPr>
            <w:tcW w:w="2985" w:type="dxa"/>
            <w:tcBorders>
              <w:top w:val="single" w:sz="4" w:space="0" w:color="000000"/>
              <w:left w:val="single" w:sz="4" w:space="0" w:color="000000"/>
              <w:bottom w:val="single" w:sz="4" w:space="0" w:color="000000"/>
              <w:right w:val="single" w:sz="4" w:space="0" w:color="000000"/>
            </w:tcBorders>
          </w:tcPr>
          <w:p w14:paraId="48CE7A37" w14:textId="77777777" w:rsidR="00CD5704" w:rsidRDefault="00F36159">
            <w:pPr>
              <w:spacing w:after="0" w:line="259" w:lineRule="auto"/>
              <w:ind w:left="1" w:right="29" w:firstLine="0"/>
            </w:pPr>
            <w:r>
              <w:t xml:space="preserve">BFD rebuilt with all required units and byproduct streams </w:t>
            </w:r>
          </w:p>
        </w:tc>
      </w:tr>
      <w:tr w:rsidR="00CD5704" w14:paraId="2ECFDD3E" w14:textId="77777777">
        <w:trPr>
          <w:trHeight w:val="1663"/>
        </w:trPr>
        <w:tc>
          <w:tcPr>
            <w:tcW w:w="2865" w:type="dxa"/>
            <w:tcBorders>
              <w:top w:val="single" w:sz="4" w:space="0" w:color="000000"/>
              <w:left w:val="single" w:sz="4" w:space="0" w:color="000000"/>
              <w:bottom w:val="single" w:sz="4" w:space="0" w:color="000000"/>
              <w:right w:val="single" w:sz="4" w:space="0" w:color="000000"/>
            </w:tcBorders>
            <w:shd w:val="clear" w:color="auto" w:fill="C1E4F5"/>
          </w:tcPr>
          <w:p w14:paraId="33BFEB57" w14:textId="77777777" w:rsidR="00CD5704" w:rsidRDefault="00F36159">
            <w:pPr>
              <w:spacing w:after="0" w:line="259" w:lineRule="auto"/>
              <w:ind w:left="0" w:right="0" w:firstLine="0"/>
            </w:pPr>
            <w:r>
              <w:rPr>
                <w:b/>
              </w:rPr>
              <w:t xml:space="preserve">PFD/Aspen model </w:t>
            </w:r>
          </w:p>
        </w:tc>
        <w:tc>
          <w:tcPr>
            <w:tcW w:w="3101" w:type="dxa"/>
            <w:tcBorders>
              <w:top w:val="single" w:sz="4" w:space="0" w:color="000000"/>
              <w:left w:val="single" w:sz="4" w:space="0" w:color="000000"/>
              <w:bottom w:val="single" w:sz="4" w:space="0" w:color="000000"/>
              <w:right w:val="single" w:sz="4" w:space="0" w:color="000000"/>
            </w:tcBorders>
            <w:shd w:val="clear" w:color="auto" w:fill="C1E4F5"/>
          </w:tcPr>
          <w:p w14:paraId="64B441B1" w14:textId="77777777" w:rsidR="00CD5704" w:rsidRDefault="00F36159">
            <w:pPr>
              <w:spacing w:after="0" w:line="259" w:lineRule="auto"/>
              <w:ind w:left="1" w:right="0" w:firstLine="0"/>
            </w:pPr>
            <w:r>
              <w:t xml:space="preserve">Functioning Aspen model with reaction/separation steps and process conditions </w:t>
            </w:r>
          </w:p>
        </w:tc>
        <w:tc>
          <w:tcPr>
            <w:tcW w:w="1839" w:type="dxa"/>
            <w:tcBorders>
              <w:top w:val="single" w:sz="4" w:space="0" w:color="000000"/>
              <w:left w:val="single" w:sz="4" w:space="0" w:color="000000"/>
              <w:bottom w:val="single" w:sz="4" w:space="0" w:color="000000"/>
              <w:right w:val="single" w:sz="4" w:space="0" w:color="000000"/>
            </w:tcBorders>
            <w:shd w:val="clear" w:color="auto" w:fill="C1E4F5"/>
          </w:tcPr>
          <w:p w14:paraId="72492260" w14:textId="77777777" w:rsidR="00CD5704" w:rsidRDefault="00F36159">
            <w:pPr>
              <w:spacing w:after="115" w:line="259" w:lineRule="auto"/>
              <w:ind w:left="1" w:right="0" w:firstLine="0"/>
            </w:pPr>
            <w:r>
              <w:t xml:space="preserve">Section 5, </w:t>
            </w:r>
          </w:p>
          <w:p w14:paraId="7AB8BF79" w14:textId="77777777" w:rsidR="00CD5704" w:rsidRDefault="00F36159">
            <w:pPr>
              <w:spacing w:after="112" w:line="259" w:lineRule="auto"/>
              <w:ind w:left="1" w:right="0" w:firstLine="0"/>
            </w:pPr>
            <w:r>
              <w:t xml:space="preserve">Figure 2, </w:t>
            </w:r>
          </w:p>
          <w:p w14:paraId="1C9675E0" w14:textId="77777777" w:rsidR="00CD5704" w:rsidRDefault="00F36159">
            <w:pPr>
              <w:spacing w:after="0" w:line="259" w:lineRule="auto"/>
              <w:ind w:left="1" w:right="0" w:firstLine="0"/>
            </w:pPr>
            <w:r>
              <w:t xml:space="preserve">Appendix A </w:t>
            </w:r>
          </w:p>
        </w:tc>
        <w:tc>
          <w:tcPr>
            <w:tcW w:w="2985" w:type="dxa"/>
            <w:tcBorders>
              <w:top w:val="single" w:sz="4" w:space="0" w:color="000000"/>
              <w:left w:val="single" w:sz="4" w:space="0" w:color="000000"/>
              <w:bottom w:val="single" w:sz="4" w:space="0" w:color="000000"/>
              <w:right w:val="single" w:sz="4" w:space="0" w:color="000000"/>
            </w:tcBorders>
            <w:shd w:val="clear" w:color="auto" w:fill="C1E4F5"/>
          </w:tcPr>
          <w:p w14:paraId="5334E206" w14:textId="77777777" w:rsidR="00CD5704" w:rsidRDefault="00F36159">
            <w:pPr>
              <w:spacing w:after="0" w:line="259" w:lineRule="auto"/>
              <w:ind w:left="1" w:right="0" w:firstLine="0"/>
            </w:pPr>
            <w:r>
              <w:t xml:space="preserve">PFD labels photographed Aspen core and cleanup allocation instead of overstating model scope </w:t>
            </w:r>
          </w:p>
        </w:tc>
      </w:tr>
      <w:tr w:rsidR="00CD5704" w14:paraId="4066A682" w14:textId="77777777">
        <w:trPr>
          <w:trHeight w:val="2084"/>
        </w:trPr>
        <w:tc>
          <w:tcPr>
            <w:tcW w:w="2865" w:type="dxa"/>
            <w:tcBorders>
              <w:top w:val="single" w:sz="4" w:space="0" w:color="000000"/>
              <w:left w:val="single" w:sz="4" w:space="0" w:color="000000"/>
              <w:bottom w:val="single" w:sz="4" w:space="0" w:color="000000"/>
              <w:right w:val="single" w:sz="4" w:space="0" w:color="000000"/>
            </w:tcBorders>
          </w:tcPr>
          <w:p w14:paraId="77675DED" w14:textId="77777777" w:rsidR="00CD5704" w:rsidRDefault="00F36159">
            <w:pPr>
              <w:spacing w:after="115" w:line="259" w:lineRule="auto"/>
              <w:ind w:left="0" w:right="0" w:firstLine="0"/>
            </w:pPr>
            <w:r>
              <w:rPr>
                <w:b/>
              </w:rPr>
              <w:t xml:space="preserve">Stream tables and </w:t>
            </w:r>
          </w:p>
          <w:p w14:paraId="538B3519" w14:textId="77777777" w:rsidR="00CD5704" w:rsidRDefault="00F36159">
            <w:pPr>
              <w:spacing w:after="0" w:line="259" w:lineRule="auto"/>
              <w:ind w:left="0" w:right="0" w:firstLine="0"/>
            </w:pPr>
            <w:r>
              <w:rPr>
                <w:b/>
              </w:rPr>
              <w:t xml:space="preserve">balances </w:t>
            </w:r>
          </w:p>
        </w:tc>
        <w:tc>
          <w:tcPr>
            <w:tcW w:w="3101" w:type="dxa"/>
            <w:tcBorders>
              <w:top w:val="single" w:sz="4" w:space="0" w:color="000000"/>
              <w:left w:val="single" w:sz="4" w:space="0" w:color="000000"/>
              <w:bottom w:val="single" w:sz="4" w:space="0" w:color="000000"/>
              <w:right w:val="single" w:sz="4" w:space="0" w:color="000000"/>
            </w:tcBorders>
          </w:tcPr>
          <w:p w14:paraId="1E80DE6B" w14:textId="77777777" w:rsidR="00CD5704" w:rsidRDefault="00F36159">
            <w:pPr>
              <w:spacing w:after="0" w:line="259" w:lineRule="auto"/>
              <w:ind w:left="1" w:right="1" w:firstLine="0"/>
            </w:pPr>
            <w:r>
              <w:t xml:space="preserve">All streams, species/pseudocomponents, MW, T, P, quality, enthalpy/energy; mass ≤2%, energy ≤5% </w:t>
            </w:r>
          </w:p>
        </w:tc>
        <w:tc>
          <w:tcPr>
            <w:tcW w:w="1839" w:type="dxa"/>
            <w:tcBorders>
              <w:top w:val="single" w:sz="4" w:space="0" w:color="000000"/>
              <w:left w:val="single" w:sz="4" w:space="0" w:color="000000"/>
              <w:bottom w:val="single" w:sz="4" w:space="0" w:color="000000"/>
              <w:right w:val="single" w:sz="4" w:space="0" w:color="000000"/>
            </w:tcBorders>
          </w:tcPr>
          <w:p w14:paraId="50E17CA5" w14:textId="77777777" w:rsidR="00CD5704" w:rsidRDefault="00F36159">
            <w:pPr>
              <w:spacing w:after="115" w:line="259" w:lineRule="auto"/>
              <w:ind w:left="1" w:right="0" w:firstLine="0"/>
            </w:pPr>
            <w:r>
              <w:t xml:space="preserve">Section 6, </w:t>
            </w:r>
          </w:p>
          <w:p w14:paraId="7577B49C" w14:textId="77777777" w:rsidR="00CD5704" w:rsidRDefault="00F36159">
            <w:pPr>
              <w:spacing w:after="0" w:line="259" w:lineRule="auto"/>
              <w:ind w:left="1" w:right="0" w:firstLine="0"/>
            </w:pPr>
            <w:r>
              <w:t xml:space="preserve">Tables 4–7 </w:t>
            </w:r>
          </w:p>
        </w:tc>
        <w:tc>
          <w:tcPr>
            <w:tcW w:w="2985" w:type="dxa"/>
            <w:tcBorders>
              <w:top w:val="single" w:sz="4" w:space="0" w:color="000000"/>
              <w:left w:val="single" w:sz="4" w:space="0" w:color="000000"/>
              <w:bottom w:val="single" w:sz="4" w:space="0" w:color="000000"/>
              <w:right w:val="single" w:sz="4" w:space="0" w:color="000000"/>
            </w:tcBorders>
          </w:tcPr>
          <w:p w14:paraId="0C58A961" w14:textId="77777777" w:rsidR="00CD5704" w:rsidRDefault="00F36159">
            <w:pPr>
              <w:spacing w:after="0" w:line="259" w:lineRule="auto"/>
              <w:ind w:left="1" w:right="0" w:firstLine="0"/>
            </w:pPr>
            <w:r>
              <w:t xml:space="preserve">Mass closure 0.006%; energy closure reported on HHV+sensible basis; product target exactly 170,000 Nm³/day </w:t>
            </w:r>
          </w:p>
        </w:tc>
      </w:tr>
      <w:tr w:rsidR="00CD5704" w14:paraId="2AF48F63" w14:textId="77777777">
        <w:trPr>
          <w:trHeight w:val="1663"/>
        </w:trPr>
        <w:tc>
          <w:tcPr>
            <w:tcW w:w="2865" w:type="dxa"/>
            <w:tcBorders>
              <w:top w:val="single" w:sz="4" w:space="0" w:color="000000"/>
              <w:left w:val="single" w:sz="4" w:space="0" w:color="000000"/>
              <w:bottom w:val="single" w:sz="4" w:space="0" w:color="000000"/>
              <w:right w:val="single" w:sz="4" w:space="0" w:color="000000"/>
            </w:tcBorders>
            <w:shd w:val="clear" w:color="auto" w:fill="C1E4F5"/>
          </w:tcPr>
          <w:p w14:paraId="3D0EB2E0" w14:textId="77777777" w:rsidR="00CD5704" w:rsidRDefault="00F36159">
            <w:pPr>
              <w:spacing w:after="115" w:line="259" w:lineRule="auto"/>
              <w:ind w:left="0" w:right="0" w:firstLine="0"/>
            </w:pPr>
            <w:r>
              <w:rPr>
                <w:b/>
              </w:rPr>
              <w:t xml:space="preserve">Equipment </w:t>
            </w:r>
          </w:p>
          <w:p w14:paraId="77F1198F" w14:textId="77777777" w:rsidR="00CD5704" w:rsidRDefault="00F36159">
            <w:pPr>
              <w:spacing w:after="0" w:line="259" w:lineRule="auto"/>
              <w:ind w:left="0" w:right="0" w:firstLine="0"/>
            </w:pPr>
            <w:r>
              <w:rPr>
                <w:b/>
              </w:rPr>
              <w:t xml:space="preserve">specification/sizing </w:t>
            </w:r>
          </w:p>
        </w:tc>
        <w:tc>
          <w:tcPr>
            <w:tcW w:w="3101" w:type="dxa"/>
            <w:tcBorders>
              <w:top w:val="single" w:sz="4" w:space="0" w:color="000000"/>
              <w:left w:val="single" w:sz="4" w:space="0" w:color="000000"/>
              <w:bottom w:val="single" w:sz="4" w:space="0" w:color="000000"/>
              <w:right w:val="single" w:sz="4" w:space="0" w:color="000000"/>
            </w:tcBorders>
            <w:shd w:val="clear" w:color="auto" w:fill="C1E4F5"/>
          </w:tcPr>
          <w:p w14:paraId="776E6926" w14:textId="77777777" w:rsidR="00CD5704" w:rsidRDefault="00F36159">
            <w:pPr>
              <w:spacing w:after="0" w:line="259" w:lineRule="auto"/>
              <w:ind w:left="1" w:right="0" w:firstLine="0"/>
            </w:pPr>
            <w:r>
              <w:t xml:space="preserve">Major equipment and utilities specified and sized </w:t>
            </w:r>
          </w:p>
        </w:tc>
        <w:tc>
          <w:tcPr>
            <w:tcW w:w="1839" w:type="dxa"/>
            <w:tcBorders>
              <w:top w:val="single" w:sz="4" w:space="0" w:color="000000"/>
              <w:left w:val="single" w:sz="4" w:space="0" w:color="000000"/>
              <w:bottom w:val="single" w:sz="4" w:space="0" w:color="000000"/>
              <w:right w:val="single" w:sz="4" w:space="0" w:color="000000"/>
            </w:tcBorders>
            <w:shd w:val="clear" w:color="auto" w:fill="C1E4F5"/>
          </w:tcPr>
          <w:p w14:paraId="61C4CDB7" w14:textId="77777777" w:rsidR="00CD5704" w:rsidRDefault="00F36159">
            <w:pPr>
              <w:spacing w:after="115" w:line="259" w:lineRule="auto"/>
              <w:ind w:left="1" w:right="0" w:firstLine="0"/>
            </w:pPr>
            <w:r>
              <w:t xml:space="preserve">Section 7, Table </w:t>
            </w:r>
          </w:p>
          <w:p w14:paraId="5614C982" w14:textId="77777777" w:rsidR="00CD5704" w:rsidRDefault="00F36159">
            <w:pPr>
              <w:spacing w:after="0" w:line="259" w:lineRule="auto"/>
              <w:ind w:left="1" w:right="0" w:firstLine="0"/>
            </w:pPr>
            <w:r>
              <w:t xml:space="preserve">8 </w:t>
            </w:r>
          </w:p>
        </w:tc>
        <w:tc>
          <w:tcPr>
            <w:tcW w:w="2985" w:type="dxa"/>
            <w:tcBorders>
              <w:top w:val="single" w:sz="4" w:space="0" w:color="000000"/>
              <w:left w:val="single" w:sz="4" w:space="0" w:color="000000"/>
              <w:bottom w:val="single" w:sz="4" w:space="0" w:color="000000"/>
              <w:right w:val="single" w:sz="4" w:space="0" w:color="000000"/>
            </w:tcBorders>
            <w:shd w:val="clear" w:color="auto" w:fill="C1E4F5"/>
          </w:tcPr>
          <w:p w14:paraId="76836CDF" w14:textId="77777777" w:rsidR="00CD5704" w:rsidRDefault="00F36159">
            <w:pPr>
              <w:spacing w:after="0" w:line="259" w:lineRule="auto"/>
              <w:ind w:left="1" w:right="41" w:firstLine="0"/>
            </w:pPr>
            <w:r>
              <w:t xml:space="preserve">All required units listed with counts/capacity, sizing basis, design variables, and operating variables </w:t>
            </w:r>
          </w:p>
        </w:tc>
      </w:tr>
    </w:tbl>
    <w:p w14:paraId="032DA3DB" w14:textId="77777777" w:rsidR="00CD5704" w:rsidRDefault="00F36159">
      <w:pPr>
        <w:spacing w:after="115" w:line="259" w:lineRule="auto"/>
        <w:ind w:left="0" w:right="0" w:firstLine="0"/>
      </w:pPr>
      <w:r>
        <w:t xml:space="preserve"> </w:t>
      </w:r>
    </w:p>
    <w:p w14:paraId="08F3C8B3" w14:textId="77777777" w:rsidR="00CD5704" w:rsidRDefault="00F36159">
      <w:pPr>
        <w:spacing w:after="1" w:line="357" w:lineRule="auto"/>
        <w:ind w:left="-5"/>
      </w:pPr>
      <w:r>
        <w:t xml:space="preserve">Assumption audit: The largest remaining uncertainty is not Aspen convergence but historical yield apportionment among tar, ammoniacal liquor, light oil, spent purifier solids, and ash/char. These are therefore identified as pseudo-components and should be replaced by directly exported Aspen separator results if the final group model builds the full cleanup train. </w:t>
      </w:r>
    </w:p>
    <w:p w14:paraId="0B674117" w14:textId="77777777" w:rsidR="00CD5704" w:rsidRDefault="00F36159">
      <w:pPr>
        <w:spacing w:after="112" w:line="259" w:lineRule="auto"/>
        <w:ind w:left="0" w:right="0" w:firstLine="0"/>
      </w:pPr>
      <w:r>
        <w:t xml:space="preserve"> </w:t>
      </w:r>
    </w:p>
    <w:p w14:paraId="1338D375" w14:textId="77777777" w:rsidR="00CD5704" w:rsidRDefault="00F36159">
      <w:pPr>
        <w:spacing w:after="115" w:line="259" w:lineRule="auto"/>
        <w:ind w:left="0" w:right="0" w:firstLine="0"/>
      </w:pPr>
      <w:r>
        <w:t xml:space="preserve"> </w:t>
      </w:r>
    </w:p>
    <w:p w14:paraId="0614FE5C" w14:textId="77777777" w:rsidR="00CD5704" w:rsidRDefault="00F36159">
      <w:pPr>
        <w:spacing w:after="0" w:line="259" w:lineRule="auto"/>
        <w:ind w:left="0" w:right="0" w:firstLine="0"/>
      </w:pPr>
      <w:r>
        <w:t xml:space="preserve"> </w:t>
      </w:r>
    </w:p>
    <w:p w14:paraId="6E6ECD9C" w14:textId="77777777" w:rsidR="00CD5704" w:rsidRDefault="00F36159">
      <w:pPr>
        <w:spacing w:after="0" w:line="259" w:lineRule="auto"/>
        <w:ind w:left="0" w:right="0" w:firstLine="0"/>
      </w:pPr>
      <w:r>
        <w:t xml:space="preserve"> </w:t>
      </w:r>
    </w:p>
    <w:p w14:paraId="2BD2D0BC" w14:textId="77777777" w:rsidR="00CD5704" w:rsidRDefault="00F36159">
      <w:pPr>
        <w:spacing w:after="0" w:line="259" w:lineRule="auto"/>
        <w:ind w:left="0" w:right="0" w:firstLine="0"/>
      </w:pPr>
      <w:r>
        <w:t xml:space="preserve"> </w:t>
      </w:r>
    </w:p>
    <w:p w14:paraId="519E87E6" w14:textId="77777777" w:rsidR="00CD5704" w:rsidRDefault="00F36159">
      <w:pPr>
        <w:spacing w:after="0" w:line="259" w:lineRule="auto"/>
        <w:ind w:left="0" w:right="0" w:firstLine="0"/>
      </w:pPr>
      <w:r>
        <w:lastRenderedPageBreak/>
        <w:t xml:space="preserve"> </w:t>
      </w:r>
    </w:p>
    <w:p w14:paraId="49D066F5" w14:textId="77777777" w:rsidR="00CD5704" w:rsidRDefault="00F36159">
      <w:pPr>
        <w:spacing w:after="0" w:line="259" w:lineRule="auto"/>
        <w:ind w:left="0" w:right="0" w:firstLine="0"/>
      </w:pPr>
      <w:r>
        <w:t xml:space="preserve"> </w:t>
      </w:r>
    </w:p>
    <w:sectPr w:rsidR="00CD5704">
      <w:headerReference w:type="even" r:id="rId16"/>
      <w:headerReference w:type="default" r:id="rId17"/>
      <w:footerReference w:type="even" r:id="rId18"/>
      <w:footerReference w:type="default" r:id="rId19"/>
      <w:headerReference w:type="first" r:id="rId20"/>
      <w:footerReference w:type="first" r:id="rId21"/>
      <w:pgSz w:w="12240" w:h="15840"/>
      <w:pgMar w:top="938" w:right="209" w:bottom="942" w:left="720" w:header="729" w:footer="69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a Phommatha" w:date="2026-05-06T12:55:00Z" w:initials="KP">
    <w:p w14:paraId="21254D15" w14:textId="77777777" w:rsidR="00FF5601" w:rsidRDefault="00FF5601" w:rsidP="00FF5601">
      <w:pPr>
        <w:pStyle w:val="CommentText"/>
        <w:ind w:left="0" w:firstLine="0"/>
      </w:pPr>
      <w:r>
        <w:rPr>
          <w:rStyle w:val="CommentReference"/>
        </w:rPr>
        <w:annotationRef/>
      </w:r>
      <w:r>
        <w:t>No page numbers for TOC</w:t>
      </w:r>
    </w:p>
  </w:comment>
  <w:comment w:id="3" w:author="Krista Phommatha" w:date="2026-05-06T12:59:00Z" w:initials="KP">
    <w:p w14:paraId="2F864EBF" w14:textId="77777777" w:rsidR="005865CE" w:rsidRDefault="005865CE" w:rsidP="005865CE">
      <w:pPr>
        <w:pStyle w:val="CommentText"/>
        <w:ind w:left="0" w:firstLine="0"/>
      </w:pPr>
      <w:r>
        <w:rPr>
          <w:rStyle w:val="CommentReference"/>
        </w:rPr>
        <w:annotationRef/>
      </w:r>
      <w:r>
        <w:t>Why is 0C specified here?</w:t>
      </w:r>
    </w:p>
  </w:comment>
  <w:comment w:id="4" w:author="Mark Heien" w:date="2026-05-12T12:43:00Z" w:initials="MH">
    <w:p w14:paraId="3A5CE109" w14:textId="77777777" w:rsidR="00122BE5" w:rsidRDefault="00122BE5" w:rsidP="00122BE5">
      <w:pPr>
        <w:pStyle w:val="CommentText"/>
        <w:ind w:left="0" w:firstLine="0"/>
      </w:pPr>
      <w:r>
        <w:rPr>
          <w:rStyle w:val="CommentReference"/>
        </w:rPr>
        <w:annotationRef/>
      </w:r>
      <w:r>
        <w:t xml:space="preserve">It is only the reference condition used to convert the gas-production target into a molar-flow target for the model. </w:t>
      </w:r>
    </w:p>
  </w:comment>
  <w:comment w:id="5" w:author="Krista Phommatha" w:date="2026-05-06T13:07:00Z" w:initials="KP">
    <w:p w14:paraId="2CD32EE3" w14:textId="77777777" w:rsidR="00A036A2" w:rsidRDefault="00A036A2" w:rsidP="00A036A2">
      <w:pPr>
        <w:pStyle w:val="CommentText"/>
        <w:ind w:left="0" w:firstLine="0"/>
      </w:pPr>
      <w:r>
        <w:rPr>
          <w:rStyle w:val="CommentReference"/>
        </w:rPr>
        <w:annotationRef/>
      </w:r>
      <w:r>
        <w:t>Where do these numbers come from/why was these specific composition chosen?</w:t>
      </w:r>
    </w:p>
  </w:comment>
  <w:comment w:id="6" w:author="Mark Heien" w:date="2026-05-12T12:45:00Z" w:initials="MH">
    <w:p w14:paraId="06AB5D6D" w14:textId="77777777" w:rsidR="009536A4" w:rsidRDefault="009536A4" w:rsidP="009536A4">
      <w:pPr>
        <w:pStyle w:val="CommentText"/>
        <w:ind w:left="0" w:firstLine="0"/>
      </w:pPr>
      <w:r>
        <w:rPr>
          <w:rStyle w:val="CommentReference"/>
        </w:rPr>
        <w:annotationRef/>
      </w:r>
      <w:r>
        <w:t xml:space="preserve">The 170,000 m³/day value comes directly from the Report #2 assignment target. I chose the dry-gas composition — 50% H₂, 40% CO, 5% CO₂, 3% CH₄, and 2% N₂ — as a reasonable representative city-gas/water-gas basis for a historical coal gasification plant. Since the assignment defines city gas mainly as H₂, CO, and CO₂, I kept those as the dominant species. I included small amounts of CH₄ and N₂ because real manufactured gas would not have been a perfectly clean H₂/CO/CO₂ mixture, and the exact composition would have varied with plant operation, feedstock, and equipment condition. </w:t>
      </w:r>
    </w:p>
  </w:comment>
  <w:comment w:id="7" w:author="Krista Phommatha" w:date="2026-05-06T13:00:00Z" w:initials="KP">
    <w:p w14:paraId="32207C9C" w14:textId="77777777" w:rsidR="00EF382C" w:rsidRDefault="00EF382C" w:rsidP="00EF382C">
      <w:pPr>
        <w:pStyle w:val="CommentText"/>
        <w:ind w:left="0" w:firstLine="0"/>
      </w:pPr>
      <w:r>
        <w:rPr>
          <w:rStyle w:val="CommentReference"/>
        </w:rPr>
        <w:annotationRef/>
      </w:r>
      <w:r>
        <w:t>I’m curious where the Nm^3 unit came from</w:t>
      </w:r>
    </w:p>
  </w:comment>
  <w:comment w:id="8" w:author="Mark Heien" w:date="2026-05-12T12:45:00Z" w:initials="MH">
    <w:p w14:paraId="768568B7" w14:textId="77777777" w:rsidR="009536A4" w:rsidRDefault="009536A4" w:rsidP="009536A4">
      <w:pPr>
        <w:pStyle w:val="CommentText"/>
        <w:ind w:left="0" w:firstLine="0"/>
      </w:pPr>
      <w:r>
        <w:rPr>
          <w:rStyle w:val="CommentReference"/>
        </w:rPr>
        <w:annotationRef/>
      </w:r>
      <w:r>
        <w:t xml:space="preserve">The assignment specifies 170,000 m³/day of city gas; for calculation, this report interprets that as 170,000 Nm³/day at 0 °C and 1 atm.” That makes clear that Nm³ is my modeling basis, not necessarily the exact wording of the assignment. </w:t>
      </w:r>
    </w:p>
  </w:comment>
  <w:comment w:id="9" w:author="Mark Heien" w:date="2026-05-12T13:02:00Z" w:initials="MH">
    <w:p w14:paraId="083DBE1D" w14:textId="77777777" w:rsidR="007A24F2" w:rsidRDefault="007A24F2" w:rsidP="007A24F2">
      <w:pPr>
        <w:pStyle w:val="CommentText"/>
        <w:ind w:left="0" w:firstLine="0"/>
      </w:pPr>
      <w:r>
        <w:rPr>
          <w:rStyle w:val="CommentReference"/>
        </w:rPr>
        <w:annotationRef/>
      </w:r>
      <w:r>
        <w:t>Normal cubic meter.  I should have explained more in the paragraph above.  Now that I see it through your eyes rather than in my head, I would see it and think in newton-meters and torque.</w:t>
      </w:r>
    </w:p>
  </w:comment>
  <w:comment w:id="10" w:author="Krista Phommatha" w:date="2026-05-06T13:08:00Z" w:initials="KP">
    <w:p w14:paraId="7DAF6EF7" w14:textId="77777777" w:rsidR="0027515C" w:rsidRDefault="0027515C" w:rsidP="0027515C">
      <w:pPr>
        <w:pStyle w:val="CommentText"/>
        <w:ind w:left="0" w:firstLine="0"/>
      </w:pPr>
      <w:r>
        <w:rPr>
          <w:rStyle w:val="CommentReference"/>
        </w:rPr>
        <w:annotationRef/>
      </w:r>
      <w:r>
        <w:t>Why? A citation for the first sentence would be enough to answer why. For the second sentence, why is water treated as pure H2O in your simulation? Or in other words, why is it okay to ignore the impurities of lake water here?</w:t>
      </w:r>
    </w:p>
  </w:comment>
  <w:comment w:id="11" w:author="Mark Heien" w:date="2026-05-12T12:49:00Z" w:initials="MH">
    <w:p w14:paraId="557966A6" w14:textId="77777777" w:rsidR="003D6392" w:rsidRDefault="003D6392" w:rsidP="003D6392">
      <w:pPr>
        <w:pStyle w:val="CommentText"/>
        <w:ind w:left="0" w:firstLine="0"/>
      </w:pPr>
      <w:r>
        <w:rPr>
          <w:rStyle w:val="CommentReference"/>
        </w:rPr>
        <w:annotationRef/>
      </w:r>
      <w:r>
        <w:t xml:space="preserve">Lake Union water was treated as pure H₂O because the actual gasifier feed is steam, and the trace minerals in the source water would be small relative to the 9,000 kg/h steam flow. In a real plant, those impurities would mainly affect boiler-water treatment, scaling, and corrosion rather than the main coal/steam gasification chemistry. For this level of process model, treating the steam as pure H₂O is a reasonable simplifying assumption. </w:t>
      </w:r>
    </w:p>
  </w:comment>
  <w:comment w:id="12" w:author="Krista Phommatha" w:date="2026-05-06T13:09:00Z" w:initials="KP">
    <w:p w14:paraId="3DB4C7BB" w14:textId="77777777" w:rsidR="009B5DFC" w:rsidRDefault="00333AB4" w:rsidP="009B5DFC">
      <w:pPr>
        <w:pStyle w:val="CommentText"/>
        <w:ind w:left="0" w:firstLine="0"/>
      </w:pPr>
      <w:r>
        <w:rPr>
          <w:rStyle w:val="CommentReference"/>
        </w:rPr>
        <w:annotationRef/>
      </w:r>
      <w:r w:rsidR="009B5DFC">
        <w:t>Is this in reference to the lab section? I think the justification for using these numbers would be stronger if the citation for these numbers was included instead of saying these numbers were given</w:t>
      </w:r>
    </w:p>
  </w:comment>
  <w:comment w:id="13" w:author="Mark Heien" w:date="2026-05-12T12:26:00Z" w:initials="MH">
    <w:p w14:paraId="4BBB2B2F" w14:textId="77777777" w:rsidR="007A78D2" w:rsidRDefault="007A78D2" w:rsidP="007A78D2">
      <w:pPr>
        <w:pStyle w:val="CommentText"/>
        <w:ind w:left="0" w:firstLine="0"/>
      </w:pPr>
      <w:r>
        <w:rPr>
          <w:rStyle w:val="CommentReference"/>
        </w:rPr>
        <w:annotationRef/>
      </w:r>
      <w:r>
        <w:t>Yes</w:t>
      </w:r>
    </w:p>
  </w:comment>
  <w:comment w:id="14" w:author="Mark Heien" w:date="2026-05-12T13:03:00Z" w:initials="MH">
    <w:p w14:paraId="1A178693" w14:textId="77777777" w:rsidR="00953788" w:rsidRDefault="00953788" w:rsidP="00953788">
      <w:pPr>
        <w:pStyle w:val="CommentText"/>
        <w:ind w:left="0" w:firstLine="0"/>
      </w:pPr>
      <w:r>
        <w:rPr>
          <w:rStyle w:val="CommentReference"/>
        </w:rPr>
        <w:annotationRef/>
      </w:r>
      <w:r>
        <w:t>I definitely should have clarified.</w:t>
      </w:r>
    </w:p>
  </w:comment>
  <w:comment w:id="15" w:author="Mark Heien" w:date="2026-05-12T18:59:00Z" w:initials="MH">
    <w:p w14:paraId="1777B61C" w14:textId="77777777" w:rsidR="0046081B" w:rsidRDefault="0046081B" w:rsidP="0046081B">
      <w:pPr>
        <w:pStyle w:val="CommentText"/>
        <w:ind w:left="0" w:firstLine="0"/>
      </w:pPr>
      <w:r>
        <w:rPr>
          <w:rStyle w:val="CommentReference"/>
        </w:rPr>
        <w:annotationRef/>
      </w:r>
      <w:r>
        <w:t>Per the recommendation in section 7, I should have added something like this for clarity.</w:t>
      </w:r>
    </w:p>
  </w:comment>
  <w:comment w:id="16" w:author="Krista Phommatha" w:date="2026-05-06T13:20:00Z" w:initials="KP">
    <w:p w14:paraId="2E685666" w14:textId="115463B6" w:rsidR="008365C6" w:rsidRDefault="008365C6" w:rsidP="008365C6">
      <w:pPr>
        <w:pStyle w:val="CommentText"/>
        <w:ind w:left="0" w:firstLine="0"/>
      </w:pPr>
      <w:r>
        <w:rPr>
          <w:rStyle w:val="CommentReference"/>
        </w:rPr>
        <w:annotationRef/>
      </w:r>
      <w:r>
        <w:t>This is a great BFD! The format is unique but very interpretable.</w:t>
      </w:r>
    </w:p>
  </w:comment>
  <w:comment w:id="17" w:author="Krista Phommatha" w:date="2026-05-06T13:31:00Z" w:initials="KP">
    <w:p w14:paraId="5AF2117E" w14:textId="77777777" w:rsidR="00A479B1" w:rsidRDefault="00A479B1" w:rsidP="00A479B1">
      <w:pPr>
        <w:pStyle w:val="CommentText"/>
        <w:ind w:left="0" w:firstLine="0"/>
      </w:pPr>
      <w:r>
        <w:rPr>
          <w:rStyle w:val="CommentReference"/>
        </w:rPr>
        <w:annotationRef/>
      </w:r>
      <w:r>
        <w:t>This is also great! I only wish that the lines had arrows on them to denote directionality. At first glance, I thought steam was leaving the mixer and was confused until I realized it was actually entering the mixer. Arrows would prevent this misunderstanding</w:t>
      </w:r>
    </w:p>
  </w:comment>
  <w:comment w:id="18" w:author="Mark Heien" w:date="2026-05-12T12:27:00Z" w:initials="MH">
    <w:p w14:paraId="6095DA2E" w14:textId="77777777" w:rsidR="007A78D2" w:rsidRDefault="007A78D2" w:rsidP="007A78D2">
      <w:pPr>
        <w:pStyle w:val="CommentText"/>
        <w:ind w:left="0" w:firstLine="0"/>
      </w:pPr>
      <w:r>
        <w:rPr>
          <w:rStyle w:val="CommentReference"/>
        </w:rPr>
        <w:annotationRef/>
      </w:r>
      <w:r>
        <w:t>yes</w:t>
      </w:r>
    </w:p>
  </w:comment>
  <w:comment w:id="19" w:author="Krista Phommatha" w:date="2026-05-06T13:54:00Z" w:initials="KP">
    <w:p w14:paraId="61E23075" w14:textId="77777777" w:rsidR="00162057" w:rsidRDefault="00162057" w:rsidP="00162057">
      <w:pPr>
        <w:pStyle w:val="CommentText"/>
        <w:ind w:left="0" w:firstLine="0"/>
      </w:pPr>
      <w:r>
        <w:rPr>
          <w:rStyle w:val="CommentReference"/>
        </w:rPr>
        <w:annotationRef/>
      </w:r>
      <w:r>
        <w:t>I appreciate this table that consolidates all of your unit operating conditions and sizing!</w:t>
      </w:r>
      <w:r>
        <w:br/>
        <w:t>I would add a sentence or two in Section 3 that all unit operating conditions and details are included in Table 8 (I almost docked points for not including the details in your writing &gt;&lt;).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254D15" w15:done="0"/>
  <w15:commentEx w15:paraId="2F864EBF" w15:done="0"/>
  <w15:commentEx w15:paraId="3A5CE109" w15:paraIdParent="2F864EBF" w15:done="0"/>
  <w15:commentEx w15:paraId="2CD32EE3" w15:done="0"/>
  <w15:commentEx w15:paraId="06AB5D6D" w15:paraIdParent="2CD32EE3" w15:done="0"/>
  <w15:commentEx w15:paraId="32207C9C" w15:done="0"/>
  <w15:commentEx w15:paraId="768568B7" w15:paraIdParent="32207C9C" w15:done="0"/>
  <w15:commentEx w15:paraId="083DBE1D" w15:paraIdParent="32207C9C" w15:done="0"/>
  <w15:commentEx w15:paraId="7DAF6EF7" w15:done="0"/>
  <w15:commentEx w15:paraId="557966A6" w15:paraIdParent="7DAF6EF7" w15:done="0"/>
  <w15:commentEx w15:paraId="3DB4C7BB" w15:done="0"/>
  <w15:commentEx w15:paraId="4BBB2B2F" w15:paraIdParent="3DB4C7BB" w15:done="0"/>
  <w15:commentEx w15:paraId="1A178693" w15:paraIdParent="3DB4C7BB" w15:done="0"/>
  <w15:commentEx w15:paraId="1777B61C" w15:done="0"/>
  <w15:commentEx w15:paraId="2E685666" w15:done="0"/>
  <w15:commentEx w15:paraId="5AF2117E" w15:done="0"/>
  <w15:commentEx w15:paraId="6095DA2E" w15:paraIdParent="5AF2117E" w15:done="0"/>
  <w15:commentEx w15:paraId="61E230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9C5E35" w16cex:dateUtc="2026-05-06T19:55:00Z">
    <w16cex:extLst>
      <w16:ext w16:uri="{CE6994B0-6A32-4C9F-8C6B-6E91EDA988CE}">
        <cr:reactions xmlns:cr="http://schemas.microsoft.com/office/comments/2020/reactions">
          <cr:reaction reactionType="1">
            <cr:reactionInfo dateUtc="2026-05-12T19:41:06Z">
              <cr:user userId="daacda521fd78511" userProvider="Windows Live" userName="Mark Heien"/>
            </cr:reactionInfo>
          </cr:reaction>
        </cr:reactions>
      </w16:ext>
    </w16cex:extLst>
  </w16cex:commentExtensible>
  <w16cex:commentExtensible w16cex:durableId="32048FCF" w16cex:dateUtc="2026-05-06T19:59:00Z"/>
  <w16cex:commentExtensible w16cex:durableId="6B4002AD" w16cex:dateUtc="2026-05-12T19:43:00Z"/>
  <w16cex:commentExtensible w16cex:durableId="50B73AC4" w16cex:dateUtc="2026-05-06T20:07:00Z"/>
  <w16cex:commentExtensible w16cex:durableId="69943817" w16cex:dateUtc="2026-05-12T19:45:00Z"/>
  <w16cex:commentExtensible w16cex:durableId="564CED8D" w16cex:dateUtc="2026-05-06T20:00:00Z"/>
  <w16cex:commentExtensible w16cex:durableId="7CE24092" w16cex:dateUtc="2026-05-12T19:45:00Z"/>
  <w16cex:commentExtensible w16cex:durableId="02C5B0D3" w16cex:dateUtc="2026-05-12T20:02:00Z"/>
  <w16cex:commentExtensible w16cex:durableId="29FFC766" w16cex:dateUtc="2026-05-06T20:08:00Z"/>
  <w16cex:commentExtensible w16cex:durableId="11AC6D72" w16cex:dateUtc="2026-05-12T19:49:00Z"/>
  <w16cex:commentExtensible w16cex:durableId="21B296D6" w16cex:dateUtc="2026-05-06T20:09:00Z">
    <w16cex:extLst>
      <w16:ext w16:uri="{CE6994B0-6A32-4C9F-8C6B-6E91EDA988CE}">
        <cr:reactions xmlns:cr="http://schemas.microsoft.com/office/comments/2020/reactions">
          <cr:reaction reactionType="1">
            <cr:reactionInfo dateUtc="2026-05-12T19:26:07Z">
              <cr:user userId="daacda521fd78511" userProvider="Windows Live" userName="Mark Heien"/>
            </cr:reactionInfo>
          </cr:reaction>
        </cr:reactions>
      </w16:ext>
    </w16cex:extLst>
  </w16cex:commentExtensible>
  <w16cex:commentExtensible w16cex:durableId="25B7DE17" w16cex:dateUtc="2026-05-12T19:26:00Z"/>
  <w16cex:commentExtensible w16cex:durableId="2A6D8F41" w16cex:dateUtc="2026-05-12T20:03:00Z"/>
  <w16cex:commentExtensible w16cex:durableId="5E305673" w16cex:dateUtc="2026-05-13T01:59:00Z"/>
  <w16cex:commentExtensible w16cex:durableId="1743F31C" w16cex:dateUtc="2026-05-06T20:20:00Z"/>
  <w16cex:commentExtensible w16cex:durableId="7D416675" w16cex:dateUtc="2026-05-06T20:31:00Z">
    <w16cex:extLst>
      <w16:ext w16:uri="{CE6994B0-6A32-4C9F-8C6B-6E91EDA988CE}">
        <cr:reactions xmlns:cr="http://schemas.microsoft.com/office/comments/2020/reactions">
          <cr:reaction reactionType="1">
            <cr:reactionInfo dateUtc="2026-05-12T19:31:14Z">
              <cr:user userId="daacda521fd78511" userProvider="Windows Live" userName="Mark Heien"/>
            </cr:reactionInfo>
          </cr:reaction>
        </cr:reactions>
      </w16:ext>
    </w16cex:extLst>
  </w16cex:commentExtensible>
  <w16cex:commentExtensible w16cex:durableId="2A16F4FD" w16cex:dateUtc="2026-05-12T19:27:00Z"/>
  <w16cex:commentExtensible w16cex:durableId="1666E177" w16cex:dateUtc="2026-05-06T20:54:00Z">
    <w16cex:extLst>
      <w16:ext w16:uri="{CE6994B0-6A32-4C9F-8C6B-6E91EDA988CE}">
        <cr:reactions xmlns:cr="http://schemas.microsoft.com/office/comments/2020/reactions">
          <cr:reaction reactionType="1">
            <cr:reactionInfo dateUtc="2026-05-12T19:29:22Z">
              <cr:user userId="daacda521fd78511" userProvider="Windows Live" userName="Mark Heie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254D15" w16cid:durableId="699C5E35"/>
  <w16cid:commentId w16cid:paraId="2F864EBF" w16cid:durableId="32048FCF"/>
  <w16cid:commentId w16cid:paraId="3A5CE109" w16cid:durableId="6B4002AD"/>
  <w16cid:commentId w16cid:paraId="2CD32EE3" w16cid:durableId="50B73AC4"/>
  <w16cid:commentId w16cid:paraId="06AB5D6D" w16cid:durableId="69943817"/>
  <w16cid:commentId w16cid:paraId="32207C9C" w16cid:durableId="564CED8D"/>
  <w16cid:commentId w16cid:paraId="768568B7" w16cid:durableId="7CE24092"/>
  <w16cid:commentId w16cid:paraId="083DBE1D" w16cid:durableId="02C5B0D3"/>
  <w16cid:commentId w16cid:paraId="7DAF6EF7" w16cid:durableId="29FFC766"/>
  <w16cid:commentId w16cid:paraId="557966A6" w16cid:durableId="11AC6D72"/>
  <w16cid:commentId w16cid:paraId="3DB4C7BB" w16cid:durableId="21B296D6"/>
  <w16cid:commentId w16cid:paraId="4BBB2B2F" w16cid:durableId="25B7DE17"/>
  <w16cid:commentId w16cid:paraId="1A178693" w16cid:durableId="2A6D8F41"/>
  <w16cid:commentId w16cid:paraId="1777B61C" w16cid:durableId="5E305673"/>
  <w16cid:commentId w16cid:paraId="2E685666" w16cid:durableId="1743F31C"/>
  <w16cid:commentId w16cid:paraId="5AF2117E" w16cid:durableId="7D416675"/>
  <w16cid:commentId w16cid:paraId="6095DA2E" w16cid:durableId="2A16F4FD"/>
  <w16cid:commentId w16cid:paraId="61E23075" w16cid:durableId="1666E1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054B" w14:textId="77777777" w:rsidR="0024461B" w:rsidRDefault="0024461B">
      <w:pPr>
        <w:spacing w:after="0" w:line="240" w:lineRule="auto"/>
      </w:pPr>
      <w:r>
        <w:separator/>
      </w:r>
    </w:p>
  </w:endnote>
  <w:endnote w:type="continuationSeparator" w:id="0">
    <w:p w14:paraId="75DF67BB" w14:textId="77777777" w:rsidR="0024461B" w:rsidRDefault="00244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A1A3" w14:textId="77777777" w:rsidR="00CD5704" w:rsidRDefault="00F36159">
    <w:pPr>
      <w:spacing w:after="0" w:line="259" w:lineRule="auto"/>
      <w:ind w:left="0" w:right="510"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CD5704">
        <w:rPr>
          <w:sz w:val="20"/>
        </w:rPr>
        <w:t>22</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6693" w14:textId="77777777" w:rsidR="00CD5704" w:rsidRDefault="00F36159">
    <w:pPr>
      <w:spacing w:after="0" w:line="259" w:lineRule="auto"/>
      <w:ind w:left="0" w:right="510"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CD5704">
        <w:rPr>
          <w:sz w:val="20"/>
        </w:rPr>
        <w:t>22</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C196" w14:textId="77777777" w:rsidR="00CD5704" w:rsidRDefault="00F36159">
    <w:pPr>
      <w:spacing w:after="0" w:line="259" w:lineRule="auto"/>
      <w:ind w:left="0" w:right="510"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CD5704">
        <w:rPr>
          <w:sz w:val="20"/>
        </w:rPr>
        <w:t>22</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A364" w14:textId="77777777" w:rsidR="0024461B" w:rsidRDefault="0024461B">
      <w:pPr>
        <w:spacing w:after="0" w:line="240" w:lineRule="auto"/>
      </w:pPr>
      <w:r>
        <w:separator/>
      </w:r>
    </w:p>
  </w:footnote>
  <w:footnote w:type="continuationSeparator" w:id="0">
    <w:p w14:paraId="0C385DC7" w14:textId="77777777" w:rsidR="0024461B" w:rsidRDefault="00244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4EB3" w14:textId="77777777" w:rsidR="00CD5704" w:rsidRDefault="00F36159">
    <w:pPr>
      <w:spacing w:after="0" w:line="259" w:lineRule="auto"/>
      <w:ind w:left="0" w:right="510" w:firstLine="0"/>
      <w:jc w:val="right"/>
    </w:pPr>
    <w:r>
      <w:rPr>
        <w:i/>
        <w:sz w:val="20"/>
      </w:rPr>
      <w:t>Heien — CHEME 486 Report #2</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B445" w14:textId="77777777" w:rsidR="00CD5704" w:rsidRDefault="00F36159">
    <w:pPr>
      <w:spacing w:after="0" w:line="259" w:lineRule="auto"/>
      <w:ind w:left="0" w:right="510" w:firstLine="0"/>
      <w:jc w:val="right"/>
    </w:pPr>
    <w:r>
      <w:rPr>
        <w:i/>
        <w:sz w:val="20"/>
      </w:rPr>
      <w:t>Heien — CHEME 486 Report #2</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CE4C" w14:textId="77777777" w:rsidR="00CD5704" w:rsidRDefault="00F36159">
    <w:pPr>
      <w:spacing w:after="0" w:line="259" w:lineRule="auto"/>
      <w:ind w:left="0" w:right="510" w:firstLine="0"/>
      <w:jc w:val="right"/>
    </w:pPr>
    <w:r>
      <w:rPr>
        <w:i/>
        <w:sz w:val="20"/>
      </w:rPr>
      <w:t>Heien — CHEME 486 Report #2</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5536"/>
    <w:multiLevelType w:val="hybridMultilevel"/>
    <w:tmpl w:val="64220AA0"/>
    <w:lvl w:ilvl="0" w:tplc="D7E4D72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1627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6C9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EAC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08D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E4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AE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2C8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07C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121C24"/>
    <w:multiLevelType w:val="multilevel"/>
    <w:tmpl w:val="AAD6811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67B3A02"/>
    <w:multiLevelType w:val="hybridMultilevel"/>
    <w:tmpl w:val="1C3A2F50"/>
    <w:lvl w:ilvl="0" w:tplc="688C19E4">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022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437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081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814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6D2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493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656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CC3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76372132">
    <w:abstractNumId w:val="0"/>
  </w:num>
  <w:num w:numId="2" w16cid:durableId="1116481861">
    <w:abstractNumId w:val="2"/>
  </w:num>
  <w:num w:numId="3" w16cid:durableId="6347933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a Phommatha">
    <w15:presenceInfo w15:providerId="AD" w15:userId="S::krisphom@uw.edu::50c81b1a-5546-43e9-86fc-25c55cb6100a"/>
  </w15:person>
  <w15:person w15:author="Mark Heien">
    <w15:presenceInfo w15:providerId="Windows Live" w15:userId="daacda521fd78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704"/>
    <w:rsid w:val="0001535D"/>
    <w:rsid w:val="00055714"/>
    <w:rsid w:val="000C0607"/>
    <w:rsid w:val="00122BE5"/>
    <w:rsid w:val="00162057"/>
    <w:rsid w:val="0024461B"/>
    <w:rsid w:val="0025339F"/>
    <w:rsid w:val="0027515C"/>
    <w:rsid w:val="00333AB4"/>
    <w:rsid w:val="003A62F3"/>
    <w:rsid w:val="003B72F4"/>
    <w:rsid w:val="003D6392"/>
    <w:rsid w:val="004302C9"/>
    <w:rsid w:val="0046081B"/>
    <w:rsid w:val="005865CE"/>
    <w:rsid w:val="005C36D0"/>
    <w:rsid w:val="006333BE"/>
    <w:rsid w:val="00744971"/>
    <w:rsid w:val="007739A4"/>
    <w:rsid w:val="007A24F2"/>
    <w:rsid w:val="007A5286"/>
    <w:rsid w:val="007A78D2"/>
    <w:rsid w:val="00824AF5"/>
    <w:rsid w:val="008365C6"/>
    <w:rsid w:val="008725D1"/>
    <w:rsid w:val="00926294"/>
    <w:rsid w:val="0095269D"/>
    <w:rsid w:val="009536A4"/>
    <w:rsid w:val="00953788"/>
    <w:rsid w:val="00981471"/>
    <w:rsid w:val="00995AD9"/>
    <w:rsid w:val="009B5DFC"/>
    <w:rsid w:val="00A036A2"/>
    <w:rsid w:val="00A479B1"/>
    <w:rsid w:val="00B402BD"/>
    <w:rsid w:val="00CD5704"/>
    <w:rsid w:val="00DE0B34"/>
    <w:rsid w:val="00DE285B"/>
    <w:rsid w:val="00DE3FA7"/>
    <w:rsid w:val="00EA02D4"/>
    <w:rsid w:val="00EF382C"/>
    <w:rsid w:val="00F33996"/>
    <w:rsid w:val="00F36159"/>
    <w:rsid w:val="00F75F04"/>
    <w:rsid w:val="00FF5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3420"/>
  <w15:docId w15:val="{D5DE66A9-FAE4-4F0E-A256-23B110B5C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5" w:lineRule="auto"/>
      <w:ind w:left="10" w:right="51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19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3"/>
      </w:numPr>
      <w:spacing w:after="113"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FF5601"/>
    <w:rPr>
      <w:sz w:val="16"/>
      <w:szCs w:val="16"/>
    </w:rPr>
  </w:style>
  <w:style w:type="paragraph" w:styleId="CommentText">
    <w:name w:val="annotation text"/>
    <w:basedOn w:val="Normal"/>
    <w:link w:val="CommentTextChar"/>
    <w:uiPriority w:val="99"/>
    <w:unhideWhenUsed/>
    <w:rsid w:val="00FF5601"/>
    <w:pPr>
      <w:spacing w:line="240" w:lineRule="auto"/>
    </w:pPr>
    <w:rPr>
      <w:sz w:val="20"/>
      <w:szCs w:val="20"/>
    </w:rPr>
  </w:style>
  <w:style w:type="character" w:customStyle="1" w:styleId="CommentTextChar">
    <w:name w:val="Comment Text Char"/>
    <w:basedOn w:val="DefaultParagraphFont"/>
    <w:link w:val="CommentText"/>
    <w:uiPriority w:val="99"/>
    <w:rsid w:val="00FF5601"/>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F5601"/>
    <w:rPr>
      <w:b/>
      <w:bCs/>
    </w:rPr>
  </w:style>
  <w:style w:type="character" w:customStyle="1" w:styleId="CommentSubjectChar">
    <w:name w:val="Comment Subject Char"/>
    <w:basedOn w:val="CommentTextChar"/>
    <w:link w:val="CommentSubject"/>
    <w:uiPriority w:val="99"/>
    <w:semiHidden/>
    <w:rsid w:val="00FF5601"/>
    <w:rPr>
      <w:rFonts w:ascii="Times New Roman" w:eastAsia="Times New Roman" w:hAnsi="Times New Roman" w:cs="Times New Roman"/>
      <w:b/>
      <w:bCs/>
      <w:color w:val="000000"/>
      <w:sz w:val="20"/>
      <w:szCs w:val="20"/>
    </w:rPr>
  </w:style>
  <w:style w:type="paragraph" w:styleId="Revision">
    <w:name w:val="Revision"/>
    <w:hidden/>
    <w:uiPriority w:val="99"/>
    <w:semiHidden/>
    <w:rsid w:val="005C36D0"/>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4935</Words>
  <Characters>28130</Characters>
  <Application>Microsoft Office Word</Application>
  <DocSecurity>0</DocSecurity>
  <Lines>234</Lines>
  <Paragraphs>65</Paragraphs>
  <ScaleCrop>false</ScaleCrop>
  <Company/>
  <LinksUpToDate>false</LinksUpToDate>
  <CharactersWithSpaces>33000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CHEME 486 Report 2 — Pre-1937 Seattle Gas Works</dc:title>
  <dc:subject/>
  <dc:creator>Mark Heien</dc:creator>
  <cp:keywords/>
  <cp:lastModifiedBy>Mark Heien</cp:lastModifiedBy>
  <cp:revision>2</cp:revision>
  <dcterms:created xsi:type="dcterms:W3CDTF">2026-05-13T15:59:00Z</dcterms:created>
  <dcterms:modified xsi:type="dcterms:W3CDTF">2026-05-13T15:59:00Z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39d8cb91-f6b1-40de-bf4b-ca458adebbb6</vt:lpwstr>
  </property>
</Properties>
</file>